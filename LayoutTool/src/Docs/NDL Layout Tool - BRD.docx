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41B788" w14:textId="77777777" w:rsidR="004A098C" w:rsidRDefault="004A098C" w:rsidP="00B115EB">
      <w:pPr>
        <w:spacing w:line="360" w:lineRule="auto"/>
        <w:jc w:val="center"/>
        <w:rPr>
          <w:sz w:val="56"/>
          <w:szCs w:val="56"/>
        </w:rPr>
      </w:pPr>
    </w:p>
    <w:p w14:paraId="412AB9C4" w14:textId="77777777" w:rsidR="004A098C" w:rsidRDefault="004A098C" w:rsidP="00B115EB">
      <w:pPr>
        <w:spacing w:line="360" w:lineRule="auto"/>
        <w:jc w:val="center"/>
        <w:rPr>
          <w:sz w:val="56"/>
          <w:szCs w:val="56"/>
        </w:rPr>
      </w:pPr>
    </w:p>
    <w:p w14:paraId="1F257A7C" w14:textId="77777777" w:rsidR="004A098C" w:rsidRDefault="004A098C" w:rsidP="00B115EB">
      <w:pPr>
        <w:spacing w:line="360" w:lineRule="auto"/>
        <w:jc w:val="center"/>
        <w:rPr>
          <w:sz w:val="56"/>
          <w:szCs w:val="56"/>
        </w:rPr>
      </w:pPr>
    </w:p>
    <w:p w14:paraId="7BD89832" w14:textId="2337CC0E" w:rsidR="004A098C" w:rsidRDefault="00F26715" w:rsidP="00B115EB">
      <w:pPr>
        <w:pBdr>
          <w:bottom w:val="single" w:sz="6" w:space="1" w:color="auto"/>
        </w:pBdr>
        <w:spacing w:line="360" w:lineRule="auto"/>
        <w:jc w:val="center"/>
        <w:rPr>
          <w:rFonts w:asciiTheme="majorHAnsi" w:hAnsiTheme="majorHAnsi"/>
          <w:color w:val="5B9BD5" w:themeColor="accent1"/>
          <w:sz w:val="56"/>
          <w:szCs w:val="56"/>
        </w:rPr>
      </w:pPr>
      <w:r>
        <w:rPr>
          <w:rFonts w:asciiTheme="majorHAnsi" w:hAnsiTheme="majorHAnsi"/>
          <w:color w:val="5B9BD5" w:themeColor="accent1"/>
          <w:sz w:val="56"/>
          <w:szCs w:val="56"/>
        </w:rPr>
        <w:t>NDL Layout Tool</w:t>
      </w:r>
    </w:p>
    <w:p w14:paraId="3F53BC5C" w14:textId="078D15C4" w:rsidR="004A098C" w:rsidRPr="00656234" w:rsidRDefault="00F26715" w:rsidP="002247DD">
      <w:pPr>
        <w:spacing w:line="360" w:lineRule="auto"/>
        <w:jc w:val="center"/>
        <w:rPr>
          <w:sz w:val="48"/>
          <w:szCs w:val="48"/>
        </w:rPr>
      </w:pPr>
      <w:r>
        <w:rPr>
          <w:sz w:val="48"/>
          <w:szCs w:val="48"/>
        </w:rPr>
        <w:t>Product</w:t>
      </w:r>
      <w:r w:rsidR="002247DD">
        <w:rPr>
          <w:sz w:val="48"/>
          <w:szCs w:val="48"/>
        </w:rPr>
        <w:t xml:space="preserve"> BRD</w:t>
      </w:r>
    </w:p>
    <w:p w14:paraId="0A6DFB8D" w14:textId="77777777" w:rsidR="004A098C" w:rsidRDefault="004A098C" w:rsidP="00B115EB">
      <w:pPr>
        <w:spacing w:line="360" w:lineRule="auto"/>
        <w:jc w:val="center"/>
        <w:rPr>
          <w:sz w:val="56"/>
          <w:szCs w:val="56"/>
        </w:rPr>
      </w:pPr>
    </w:p>
    <w:p w14:paraId="385819CE" w14:textId="77777777" w:rsidR="004A098C" w:rsidRDefault="004A098C" w:rsidP="00B115EB">
      <w:pPr>
        <w:spacing w:line="360" w:lineRule="auto"/>
        <w:jc w:val="center"/>
        <w:rPr>
          <w:sz w:val="56"/>
          <w:szCs w:val="56"/>
        </w:rPr>
      </w:pPr>
    </w:p>
    <w:p w14:paraId="26E2B58D" w14:textId="77777777" w:rsidR="004A098C" w:rsidRPr="004A098C" w:rsidRDefault="004A098C" w:rsidP="00B115EB">
      <w:pPr>
        <w:spacing w:line="360" w:lineRule="auto"/>
        <w:jc w:val="center"/>
        <w:rPr>
          <w:sz w:val="36"/>
          <w:szCs w:val="36"/>
        </w:rPr>
      </w:pPr>
    </w:p>
    <w:p w14:paraId="625BA129" w14:textId="0EE82FC3" w:rsidR="004A098C" w:rsidRPr="00D7677C" w:rsidRDefault="00F26715" w:rsidP="00B115EB">
      <w:pPr>
        <w:spacing w:line="360" w:lineRule="auto"/>
        <w:jc w:val="center"/>
        <w:rPr>
          <w:sz w:val="32"/>
          <w:szCs w:val="32"/>
        </w:rPr>
      </w:pPr>
      <w:r>
        <w:rPr>
          <w:sz w:val="32"/>
          <w:szCs w:val="32"/>
        </w:rPr>
        <w:t>March</w:t>
      </w:r>
      <w:r w:rsidR="002247DD">
        <w:rPr>
          <w:sz w:val="32"/>
          <w:szCs w:val="32"/>
        </w:rPr>
        <w:t xml:space="preserve"> 2016</w:t>
      </w:r>
    </w:p>
    <w:p w14:paraId="704291E9" w14:textId="24E58BF6" w:rsidR="004A098C" w:rsidRDefault="004A098C" w:rsidP="00B115EB">
      <w:pPr>
        <w:spacing w:line="360" w:lineRule="auto"/>
        <w:jc w:val="center"/>
        <w:rPr>
          <w:sz w:val="32"/>
          <w:szCs w:val="32"/>
        </w:rPr>
      </w:pPr>
      <w:r w:rsidRPr="00D7677C">
        <w:rPr>
          <w:sz w:val="32"/>
          <w:szCs w:val="32"/>
        </w:rPr>
        <w:t>By: Hila Zimmerman</w:t>
      </w:r>
    </w:p>
    <w:p w14:paraId="2240A423" w14:textId="0DB55B1E" w:rsidR="00B52A1C" w:rsidRPr="00D7677C" w:rsidRDefault="00B52A1C" w:rsidP="00B115EB">
      <w:pPr>
        <w:spacing w:line="360" w:lineRule="auto"/>
        <w:jc w:val="center"/>
        <w:rPr>
          <w:sz w:val="32"/>
          <w:szCs w:val="32"/>
        </w:rPr>
      </w:pPr>
      <w:r>
        <w:rPr>
          <w:sz w:val="32"/>
          <w:szCs w:val="32"/>
        </w:rPr>
        <w:t>V1.0</w:t>
      </w:r>
    </w:p>
    <w:p w14:paraId="44E486B0" w14:textId="77777777" w:rsidR="004A098C" w:rsidRDefault="004A098C" w:rsidP="00B115EB">
      <w:pPr>
        <w:spacing w:line="360" w:lineRule="auto"/>
        <w:jc w:val="center"/>
        <w:rPr>
          <w:sz w:val="36"/>
          <w:szCs w:val="36"/>
        </w:rPr>
      </w:pPr>
    </w:p>
    <w:p w14:paraId="0E0FEF46" w14:textId="77777777" w:rsidR="004A098C" w:rsidRDefault="004A098C" w:rsidP="00B115EB">
      <w:pPr>
        <w:spacing w:line="360" w:lineRule="auto"/>
        <w:jc w:val="center"/>
        <w:rPr>
          <w:sz w:val="36"/>
          <w:szCs w:val="36"/>
        </w:rPr>
      </w:pPr>
    </w:p>
    <w:p w14:paraId="687FE5E1" w14:textId="77777777" w:rsidR="004A098C" w:rsidRPr="004A098C" w:rsidRDefault="004A098C" w:rsidP="00B115EB">
      <w:pPr>
        <w:pStyle w:val="IntenseQuote"/>
        <w:spacing w:line="360" w:lineRule="auto"/>
        <w:rPr>
          <w:rStyle w:val="Emphasis"/>
          <w:i w:val="0"/>
          <w:iCs w:val="0"/>
          <w:color w:val="2E74B5" w:themeColor="accent1" w:themeShade="BF"/>
          <w:rtl/>
        </w:rPr>
      </w:pPr>
      <w:bookmarkStart w:id="0" w:name="_Toc425779309"/>
      <w:r w:rsidRPr="004A098C">
        <w:rPr>
          <w:rStyle w:val="Emphasis"/>
          <w:i w:val="0"/>
          <w:iCs w:val="0"/>
          <w:color w:val="2E74B5" w:themeColor="accent1" w:themeShade="BF"/>
        </w:rPr>
        <w:lastRenderedPageBreak/>
        <w:t>Revision Table</w:t>
      </w:r>
      <w:bookmarkEnd w:id="0"/>
    </w:p>
    <w:tbl>
      <w:tblPr>
        <w:tblW w:w="9601" w:type="dxa"/>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000" w:firstRow="0" w:lastRow="0" w:firstColumn="0" w:lastColumn="0" w:noHBand="0" w:noVBand="0"/>
      </w:tblPr>
      <w:tblGrid>
        <w:gridCol w:w="466"/>
        <w:gridCol w:w="851"/>
        <w:gridCol w:w="992"/>
        <w:gridCol w:w="1417"/>
        <w:gridCol w:w="5875"/>
      </w:tblGrid>
      <w:tr w:rsidR="004A098C" w:rsidRPr="00A9758B" w14:paraId="0A4BDB43" w14:textId="77777777" w:rsidTr="000E7723">
        <w:trPr>
          <w:cantSplit/>
          <w:trHeight w:val="309"/>
          <w:tblHeader/>
        </w:trPr>
        <w:tc>
          <w:tcPr>
            <w:tcW w:w="466" w:type="dxa"/>
            <w:shd w:val="clear" w:color="auto" w:fill="D9D9D9"/>
            <w:vAlign w:val="center"/>
          </w:tcPr>
          <w:p w14:paraId="0DA2E26D" w14:textId="77777777" w:rsidR="004A098C" w:rsidRPr="000E7723" w:rsidRDefault="004A098C" w:rsidP="002247DD">
            <w:pPr>
              <w:tabs>
                <w:tab w:val="left" w:pos="132"/>
              </w:tabs>
              <w:spacing w:after="0" w:line="360" w:lineRule="auto"/>
              <w:rPr>
                <w:rStyle w:val="Emphasis"/>
                <w:rFonts w:asciiTheme="majorHAnsi" w:eastAsiaTheme="majorEastAsia" w:hAnsiTheme="majorHAnsi" w:cstheme="minorHAnsi"/>
                <w:caps/>
                <w:sz w:val="18"/>
                <w:szCs w:val="18"/>
              </w:rPr>
            </w:pPr>
            <w:r w:rsidRPr="000E7723">
              <w:rPr>
                <w:rStyle w:val="Emphasis"/>
                <w:rFonts w:cstheme="minorHAnsi"/>
                <w:sz w:val="18"/>
                <w:szCs w:val="18"/>
              </w:rPr>
              <w:t>Ver.</w:t>
            </w:r>
          </w:p>
        </w:tc>
        <w:tc>
          <w:tcPr>
            <w:tcW w:w="851" w:type="dxa"/>
            <w:shd w:val="clear" w:color="auto" w:fill="D9D9D9"/>
            <w:vAlign w:val="center"/>
          </w:tcPr>
          <w:p w14:paraId="3CD52279" w14:textId="77777777" w:rsidR="004A098C" w:rsidRPr="000E7723" w:rsidRDefault="004A098C" w:rsidP="002247DD">
            <w:pPr>
              <w:tabs>
                <w:tab w:val="left" w:pos="132"/>
              </w:tabs>
              <w:spacing w:after="0" w:line="360" w:lineRule="auto"/>
              <w:rPr>
                <w:rStyle w:val="Emphasis"/>
                <w:rFonts w:cstheme="minorHAnsi"/>
                <w:sz w:val="18"/>
                <w:szCs w:val="18"/>
              </w:rPr>
            </w:pPr>
            <w:r w:rsidRPr="000E7723">
              <w:rPr>
                <w:rStyle w:val="Emphasis"/>
                <w:rFonts w:cstheme="minorHAnsi"/>
                <w:sz w:val="18"/>
                <w:szCs w:val="18"/>
              </w:rPr>
              <w:t>Date</w:t>
            </w:r>
          </w:p>
        </w:tc>
        <w:tc>
          <w:tcPr>
            <w:tcW w:w="992" w:type="dxa"/>
            <w:shd w:val="clear" w:color="auto" w:fill="D9D9D9"/>
            <w:vAlign w:val="center"/>
          </w:tcPr>
          <w:p w14:paraId="5798629C" w14:textId="34B0ECAA" w:rsidR="004A098C" w:rsidRPr="000E7723" w:rsidRDefault="006B2885" w:rsidP="002247DD">
            <w:pPr>
              <w:tabs>
                <w:tab w:val="left" w:pos="132"/>
              </w:tabs>
              <w:spacing w:after="0" w:line="360" w:lineRule="auto"/>
              <w:rPr>
                <w:rStyle w:val="Emphasis"/>
                <w:rFonts w:cstheme="minorHAnsi"/>
                <w:sz w:val="18"/>
                <w:szCs w:val="18"/>
              </w:rPr>
            </w:pPr>
            <w:r w:rsidRPr="000E7723">
              <w:rPr>
                <w:rStyle w:val="Emphasis"/>
                <w:rFonts w:cstheme="minorHAnsi"/>
                <w:sz w:val="18"/>
                <w:szCs w:val="18"/>
              </w:rPr>
              <w:t>Updat</w:t>
            </w:r>
            <w:r w:rsidR="00DE2D8A" w:rsidRPr="000E7723">
              <w:rPr>
                <w:rStyle w:val="Emphasis"/>
                <w:rFonts w:cstheme="minorHAnsi"/>
                <w:sz w:val="18"/>
                <w:szCs w:val="18"/>
              </w:rPr>
              <w:t>ed</w:t>
            </w:r>
            <w:r w:rsidR="004A098C" w:rsidRPr="000E7723">
              <w:rPr>
                <w:rStyle w:val="Emphasis"/>
                <w:rFonts w:cstheme="minorHAnsi"/>
                <w:sz w:val="18"/>
                <w:szCs w:val="18"/>
              </w:rPr>
              <w:t xml:space="preserve"> by</w:t>
            </w:r>
          </w:p>
        </w:tc>
        <w:tc>
          <w:tcPr>
            <w:tcW w:w="1417" w:type="dxa"/>
            <w:shd w:val="clear" w:color="auto" w:fill="D9D9D9"/>
            <w:vAlign w:val="center"/>
          </w:tcPr>
          <w:p w14:paraId="0C0BCEAC" w14:textId="77777777" w:rsidR="004A098C" w:rsidRPr="000E7723" w:rsidRDefault="004A098C" w:rsidP="002247DD">
            <w:pPr>
              <w:tabs>
                <w:tab w:val="left" w:pos="132"/>
              </w:tabs>
              <w:spacing w:after="0" w:line="360" w:lineRule="auto"/>
              <w:rPr>
                <w:rStyle w:val="Emphasis"/>
                <w:rFonts w:cstheme="minorHAnsi"/>
                <w:sz w:val="18"/>
                <w:szCs w:val="18"/>
              </w:rPr>
            </w:pPr>
            <w:r w:rsidRPr="000E7723">
              <w:rPr>
                <w:rStyle w:val="Emphasis"/>
                <w:rFonts w:cstheme="minorHAnsi"/>
                <w:sz w:val="18"/>
                <w:szCs w:val="18"/>
              </w:rPr>
              <w:t>Updated Sections</w:t>
            </w:r>
          </w:p>
        </w:tc>
        <w:tc>
          <w:tcPr>
            <w:tcW w:w="5875" w:type="dxa"/>
            <w:shd w:val="clear" w:color="auto" w:fill="D9D9D9"/>
            <w:vAlign w:val="center"/>
          </w:tcPr>
          <w:p w14:paraId="3C04415A" w14:textId="77777777" w:rsidR="004A098C" w:rsidRPr="000E7723" w:rsidRDefault="004A098C" w:rsidP="002247DD">
            <w:pPr>
              <w:tabs>
                <w:tab w:val="left" w:pos="132"/>
              </w:tabs>
              <w:spacing w:after="0" w:line="360" w:lineRule="auto"/>
              <w:rPr>
                <w:rStyle w:val="Emphasis"/>
                <w:rFonts w:cstheme="minorHAnsi"/>
                <w:sz w:val="18"/>
                <w:szCs w:val="18"/>
                <w:rtl/>
              </w:rPr>
            </w:pPr>
            <w:r w:rsidRPr="000E7723">
              <w:rPr>
                <w:rStyle w:val="Emphasis"/>
                <w:rFonts w:cstheme="minorHAnsi"/>
                <w:sz w:val="18"/>
                <w:szCs w:val="18"/>
              </w:rPr>
              <w:t>Comments</w:t>
            </w:r>
          </w:p>
        </w:tc>
      </w:tr>
      <w:tr w:rsidR="004A098C" w:rsidRPr="00A9758B" w14:paraId="4F06EE94" w14:textId="77777777" w:rsidTr="000E7723">
        <w:trPr>
          <w:cantSplit/>
          <w:trHeight w:val="241"/>
        </w:trPr>
        <w:tc>
          <w:tcPr>
            <w:tcW w:w="466" w:type="dxa"/>
            <w:vAlign w:val="center"/>
          </w:tcPr>
          <w:p w14:paraId="1B274A58" w14:textId="77777777" w:rsidR="004A098C" w:rsidRPr="00A9758B" w:rsidRDefault="004A098C" w:rsidP="00B06C2C">
            <w:pPr>
              <w:pStyle w:val="NONNumbering"/>
              <w:rPr>
                <w:rStyle w:val="Strong"/>
                <w:rFonts w:cstheme="minorHAnsi"/>
                <w:b w:val="0"/>
                <w:bCs w:val="0"/>
              </w:rPr>
            </w:pPr>
            <w:r w:rsidRPr="00A9758B">
              <w:rPr>
                <w:rStyle w:val="Strong"/>
                <w:rFonts w:cstheme="minorHAnsi"/>
              </w:rPr>
              <w:t>1.0</w:t>
            </w:r>
          </w:p>
        </w:tc>
        <w:tc>
          <w:tcPr>
            <w:tcW w:w="851" w:type="dxa"/>
            <w:vAlign w:val="center"/>
          </w:tcPr>
          <w:p w14:paraId="4D5BE3DD" w14:textId="7589D2FB" w:rsidR="004A098C" w:rsidRPr="00A9758B" w:rsidRDefault="004A098C" w:rsidP="00B06C2C">
            <w:pPr>
              <w:pStyle w:val="NONNumbering"/>
              <w:rPr>
                <w:rStyle w:val="Strong"/>
                <w:rFonts w:cstheme="minorHAnsi"/>
                <w:b w:val="0"/>
                <w:bCs w:val="0"/>
              </w:rPr>
            </w:pPr>
          </w:p>
        </w:tc>
        <w:tc>
          <w:tcPr>
            <w:tcW w:w="992" w:type="dxa"/>
            <w:vAlign w:val="center"/>
          </w:tcPr>
          <w:p w14:paraId="59418394" w14:textId="77777777" w:rsidR="004A098C" w:rsidRPr="00A9758B" w:rsidRDefault="004A098C" w:rsidP="00B06C2C">
            <w:pPr>
              <w:pStyle w:val="NONNumbering"/>
              <w:rPr>
                <w:rStyle w:val="Strong"/>
                <w:rFonts w:cstheme="minorHAnsi"/>
                <w:b w:val="0"/>
                <w:bCs w:val="0"/>
              </w:rPr>
            </w:pPr>
            <w:r>
              <w:rPr>
                <w:rStyle w:val="Strong"/>
                <w:rFonts w:cstheme="minorHAnsi"/>
              </w:rPr>
              <w:t>Hila Z.</w:t>
            </w:r>
          </w:p>
        </w:tc>
        <w:tc>
          <w:tcPr>
            <w:tcW w:w="1417" w:type="dxa"/>
            <w:vAlign w:val="center"/>
          </w:tcPr>
          <w:p w14:paraId="4161ACFE" w14:textId="77777777" w:rsidR="004A098C" w:rsidRPr="00A9758B" w:rsidRDefault="004A098C" w:rsidP="00B06C2C">
            <w:pPr>
              <w:pStyle w:val="NONNumbering"/>
              <w:rPr>
                <w:rStyle w:val="Strong"/>
                <w:rFonts w:cstheme="minorHAnsi"/>
                <w:b w:val="0"/>
                <w:bCs w:val="0"/>
              </w:rPr>
            </w:pPr>
          </w:p>
        </w:tc>
        <w:tc>
          <w:tcPr>
            <w:tcW w:w="5875" w:type="dxa"/>
            <w:vAlign w:val="center"/>
          </w:tcPr>
          <w:p w14:paraId="5B365926" w14:textId="77777777" w:rsidR="004A098C" w:rsidRPr="00A9758B" w:rsidRDefault="004A098C" w:rsidP="00B06C2C">
            <w:pPr>
              <w:pStyle w:val="NONNumbering"/>
              <w:rPr>
                <w:rStyle w:val="Strong"/>
                <w:rFonts w:cstheme="minorHAnsi"/>
                <w:b w:val="0"/>
                <w:bCs w:val="0"/>
              </w:rPr>
            </w:pPr>
            <w:r>
              <w:rPr>
                <w:rStyle w:val="Strong"/>
                <w:rFonts w:cstheme="minorHAnsi"/>
              </w:rPr>
              <w:t>New Document</w:t>
            </w:r>
          </w:p>
        </w:tc>
      </w:tr>
      <w:tr w:rsidR="004A098C" w:rsidRPr="00A9758B" w14:paraId="18D1A517" w14:textId="77777777" w:rsidTr="000E7723">
        <w:trPr>
          <w:cantSplit/>
          <w:trHeight w:val="241"/>
        </w:trPr>
        <w:tc>
          <w:tcPr>
            <w:tcW w:w="466" w:type="dxa"/>
            <w:vAlign w:val="center"/>
          </w:tcPr>
          <w:p w14:paraId="57FB938F" w14:textId="140296ED" w:rsidR="004A098C" w:rsidRPr="000F16AE" w:rsidRDefault="004A098C" w:rsidP="00B06C2C">
            <w:pPr>
              <w:pStyle w:val="NONNumbering"/>
            </w:pPr>
          </w:p>
        </w:tc>
        <w:tc>
          <w:tcPr>
            <w:tcW w:w="851" w:type="dxa"/>
            <w:vAlign w:val="center"/>
          </w:tcPr>
          <w:p w14:paraId="6958AF16" w14:textId="784058DC" w:rsidR="004A098C" w:rsidRPr="000F16AE" w:rsidRDefault="000E7723" w:rsidP="00B06C2C">
            <w:pPr>
              <w:pStyle w:val="NONNumbering"/>
            </w:pPr>
            <w:r>
              <w:t>23.5.16</w:t>
            </w:r>
          </w:p>
        </w:tc>
        <w:tc>
          <w:tcPr>
            <w:tcW w:w="992" w:type="dxa"/>
            <w:vAlign w:val="center"/>
          </w:tcPr>
          <w:p w14:paraId="0A41CC8A" w14:textId="742FC191" w:rsidR="004A098C" w:rsidRPr="000F16AE" w:rsidRDefault="004A098C" w:rsidP="00B06C2C">
            <w:pPr>
              <w:pStyle w:val="NONNumbering"/>
            </w:pPr>
          </w:p>
        </w:tc>
        <w:tc>
          <w:tcPr>
            <w:tcW w:w="1417" w:type="dxa"/>
            <w:vAlign w:val="center"/>
          </w:tcPr>
          <w:p w14:paraId="1950930A" w14:textId="77777777" w:rsidR="004A098C" w:rsidRPr="00A9758B" w:rsidRDefault="004A098C" w:rsidP="00B06C2C">
            <w:pPr>
              <w:pStyle w:val="NONNumbering"/>
              <w:rPr>
                <w:rStyle w:val="Strong"/>
                <w:rFonts w:cstheme="minorHAnsi"/>
                <w:b w:val="0"/>
                <w:bCs w:val="0"/>
              </w:rPr>
            </w:pPr>
          </w:p>
        </w:tc>
        <w:tc>
          <w:tcPr>
            <w:tcW w:w="5875" w:type="dxa"/>
            <w:vAlign w:val="center"/>
          </w:tcPr>
          <w:p w14:paraId="4325B65B" w14:textId="23C5BEA7" w:rsidR="004A098C" w:rsidRPr="000F16AE" w:rsidRDefault="004A098C" w:rsidP="00B06C2C">
            <w:pPr>
              <w:pStyle w:val="NONNumbering"/>
            </w:pPr>
          </w:p>
        </w:tc>
      </w:tr>
      <w:tr w:rsidR="004A098C" w:rsidRPr="00A9758B" w14:paraId="0AAA1DB7" w14:textId="77777777" w:rsidTr="000E7723">
        <w:trPr>
          <w:cantSplit/>
          <w:trHeight w:val="241"/>
        </w:trPr>
        <w:tc>
          <w:tcPr>
            <w:tcW w:w="466" w:type="dxa"/>
            <w:vAlign w:val="center"/>
          </w:tcPr>
          <w:p w14:paraId="3DB729A4" w14:textId="783673E2" w:rsidR="004A098C" w:rsidRPr="000F16AE" w:rsidRDefault="004A098C" w:rsidP="00B06C2C">
            <w:pPr>
              <w:pStyle w:val="NONNumbering"/>
            </w:pPr>
          </w:p>
        </w:tc>
        <w:tc>
          <w:tcPr>
            <w:tcW w:w="851" w:type="dxa"/>
            <w:vAlign w:val="center"/>
          </w:tcPr>
          <w:p w14:paraId="36C53A97" w14:textId="48FEF62A" w:rsidR="004A098C" w:rsidRPr="00DE2D8A" w:rsidRDefault="004A098C" w:rsidP="00B06C2C">
            <w:pPr>
              <w:pStyle w:val="NONNumbering"/>
            </w:pPr>
          </w:p>
        </w:tc>
        <w:tc>
          <w:tcPr>
            <w:tcW w:w="992" w:type="dxa"/>
            <w:vAlign w:val="center"/>
          </w:tcPr>
          <w:p w14:paraId="47658DAB" w14:textId="5FB54AAF" w:rsidR="004A098C" w:rsidRPr="00DE2D8A" w:rsidRDefault="004A098C" w:rsidP="00B06C2C">
            <w:pPr>
              <w:pStyle w:val="NONNumbering"/>
            </w:pPr>
          </w:p>
        </w:tc>
        <w:tc>
          <w:tcPr>
            <w:tcW w:w="1417" w:type="dxa"/>
            <w:vAlign w:val="center"/>
          </w:tcPr>
          <w:p w14:paraId="1DF8B8A8" w14:textId="2CF575CF" w:rsidR="000F16AE" w:rsidRPr="002247DD" w:rsidRDefault="000F16AE" w:rsidP="00B06C2C">
            <w:pPr>
              <w:pStyle w:val="NONNumbering"/>
            </w:pPr>
          </w:p>
        </w:tc>
        <w:tc>
          <w:tcPr>
            <w:tcW w:w="5875" w:type="dxa"/>
            <w:vAlign w:val="center"/>
          </w:tcPr>
          <w:p w14:paraId="69D0CF35" w14:textId="4264B80C" w:rsidR="004A098C" w:rsidRPr="000F16AE" w:rsidRDefault="004A098C" w:rsidP="00B06C2C">
            <w:pPr>
              <w:pStyle w:val="NONNumbering"/>
            </w:pPr>
          </w:p>
        </w:tc>
      </w:tr>
      <w:tr w:rsidR="004A098C" w:rsidRPr="00A9758B" w14:paraId="5B8D19C5" w14:textId="77777777" w:rsidTr="000E7723">
        <w:trPr>
          <w:cantSplit/>
          <w:trHeight w:val="241"/>
        </w:trPr>
        <w:tc>
          <w:tcPr>
            <w:tcW w:w="466" w:type="dxa"/>
            <w:vAlign w:val="center"/>
          </w:tcPr>
          <w:p w14:paraId="3B42B9D1" w14:textId="27F00718" w:rsidR="004A098C" w:rsidRPr="00A9758B" w:rsidRDefault="004A098C" w:rsidP="00B06C2C">
            <w:pPr>
              <w:pStyle w:val="NONNumbering"/>
              <w:rPr>
                <w:rStyle w:val="Strong"/>
                <w:rFonts w:cstheme="minorHAnsi"/>
                <w:b w:val="0"/>
                <w:bCs w:val="0"/>
              </w:rPr>
            </w:pPr>
          </w:p>
        </w:tc>
        <w:tc>
          <w:tcPr>
            <w:tcW w:w="851" w:type="dxa"/>
            <w:vAlign w:val="center"/>
          </w:tcPr>
          <w:p w14:paraId="09DF5395" w14:textId="61C399CC" w:rsidR="004A098C" w:rsidRPr="002247DD" w:rsidRDefault="004A098C" w:rsidP="00B06C2C">
            <w:pPr>
              <w:pStyle w:val="NONNumbering"/>
            </w:pPr>
          </w:p>
        </w:tc>
        <w:tc>
          <w:tcPr>
            <w:tcW w:w="992" w:type="dxa"/>
            <w:vAlign w:val="center"/>
          </w:tcPr>
          <w:p w14:paraId="579627A3" w14:textId="523BF8C6" w:rsidR="004A098C" w:rsidRPr="002247DD" w:rsidRDefault="004A098C" w:rsidP="00B06C2C">
            <w:pPr>
              <w:pStyle w:val="NONNumbering"/>
            </w:pPr>
          </w:p>
        </w:tc>
        <w:tc>
          <w:tcPr>
            <w:tcW w:w="1417" w:type="dxa"/>
            <w:vAlign w:val="center"/>
          </w:tcPr>
          <w:p w14:paraId="367B6E02" w14:textId="5C08A201" w:rsidR="00A85524" w:rsidRPr="002247DD" w:rsidRDefault="00A85524" w:rsidP="00B06C2C">
            <w:pPr>
              <w:pStyle w:val="NONNumbering"/>
            </w:pPr>
          </w:p>
        </w:tc>
        <w:tc>
          <w:tcPr>
            <w:tcW w:w="5875" w:type="dxa"/>
            <w:vAlign w:val="center"/>
          </w:tcPr>
          <w:p w14:paraId="38381BBE" w14:textId="77777777" w:rsidR="004A098C" w:rsidRDefault="004A098C" w:rsidP="00B06C2C">
            <w:pPr>
              <w:pStyle w:val="NONNumbering"/>
              <w:rPr>
                <w:rStyle w:val="Strong"/>
                <w:rFonts w:cstheme="minorHAnsi"/>
                <w:b w:val="0"/>
                <w:bCs w:val="0"/>
              </w:rPr>
            </w:pPr>
          </w:p>
        </w:tc>
      </w:tr>
      <w:tr w:rsidR="004A098C" w:rsidRPr="00A9758B" w14:paraId="466F40FC" w14:textId="77777777" w:rsidTr="000E7723">
        <w:trPr>
          <w:cantSplit/>
          <w:trHeight w:val="241"/>
        </w:trPr>
        <w:tc>
          <w:tcPr>
            <w:tcW w:w="466" w:type="dxa"/>
            <w:vAlign w:val="center"/>
          </w:tcPr>
          <w:p w14:paraId="12DA33D8" w14:textId="1C0500AC" w:rsidR="004A098C" w:rsidRPr="00A9758B" w:rsidRDefault="004A098C" w:rsidP="00B06C2C">
            <w:pPr>
              <w:pStyle w:val="NONNumbering"/>
              <w:rPr>
                <w:rStyle w:val="Strong"/>
                <w:rFonts w:cstheme="minorHAnsi"/>
                <w:b w:val="0"/>
                <w:bCs w:val="0"/>
              </w:rPr>
            </w:pPr>
          </w:p>
        </w:tc>
        <w:tc>
          <w:tcPr>
            <w:tcW w:w="851" w:type="dxa"/>
            <w:vAlign w:val="center"/>
          </w:tcPr>
          <w:p w14:paraId="5803963F" w14:textId="2070A209" w:rsidR="004A098C" w:rsidRPr="002247DD" w:rsidRDefault="004A098C" w:rsidP="00B06C2C">
            <w:pPr>
              <w:pStyle w:val="NONNumbering"/>
            </w:pPr>
          </w:p>
        </w:tc>
        <w:tc>
          <w:tcPr>
            <w:tcW w:w="992" w:type="dxa"/>
            <w:vAlign w:val="center"/>
          </w:tcPr>
          <w:p w14:paraId="1CA7D23E" w14:textId="21ED1CA5" w:rsidR="004A098C" w:rsidRPr="002247DD" w:rsidRDefault="004A098C" w:rsidP="00B06C2C">
            <w:pPr>
              <w:pStyle w:val="NONNumbering"/>
            </w:pPr>
          </w:p>
        </w:tc>
        <w:tc>
          <w:tcPr>
            <w:tcW w:w="1417" w:type="dxa"/>
            <w:vAlign w:val="center"/>
          </w:tcPr>
          <w:p w14:paraId="6D3968D1" w14:textId="202AB84D" w:rsidR="004A098C" w:rsidRPr="002247DD" w:rsidRDefault="004A098C" w:rsidP="00B06C2C">
            <w:pPr>
              <w:pStyle w:val="NONNumbering"/>
            </w:pPr>
          </w:p>
        </w:tc>
        <w:tc>
          <w:tcPr>
            <w:tcW w:w="5875" w:type="dxa"/>
            <w:vAlign w:val="center"/>
          </w:tcPr>
          <w:p w14:paraId="4E770107" w14:textId="77777777" w:rsidR="004A098C" w:rsidRDefault="004A098C" w:rsidP="00B06C2C">
            <w:pPr>
              <w:pStyle w:val="NONNumbering"/>
              <w:rPr>
                <w:rStyle w:val="Strong"/>
                <w:rFonts w:cstheme="minorHAnsi"/>
                <w:b w:val="0"/>
                <w:bCs w:val="0"/>
              </w:rPr>
            </w:pPr>
          </w:p>
        </w:tc>
      </w:tr>
      <w:tr w:rsidR="004A098C" w:rsidRPr="00A9758B" w14:paraId="2AC237E0" w14:textId="77777777" w:rsidTr="000E7723">
        <w:trPr>
          <w:cantSplit/>
          <w:trHeight w:val="241"/>
        </w:trPr>
        <w:tc>
          <w:tcPr>
            <w:tcW w:w="466" w:type="dxa"/>
            <w:vAlign w:val="center"/>
          </w:tcPr>
          <w:p w14:paraId="351CDC6A" w14:textId="77777777" w:rsidR="004A098C" w:rsidRPr="00A9758B" w:rsidRDefault="004A098C" w:rsidP="002247DD">
            <w:pPr>
              <w:tabs>
                <w:tab w:val="left" w:pos="132"/>
              </w:tabs>
              <w:spacing w:after="0" w:line="360" w:lineRule="auto"/>
              <w:rPr>
                <w:rStyle w:val="Strong"/>
                <w:rFonts w:cstheme="minorHAnsi"/>
                <w:b w:val="0"/>
                <w:bCs w:val="0"/>
              </w:rPr>
            </w:pPr>
          </w:p>
        </w:tc>
        <w:tc>
          <w:tcPr>
            <w:tcW w:w="851" w:type="dxa"/>
            <w:vAlign w:val="center"/>
          </w:tcPr>
          <w:p w14:paraId="2F409252" w14:textId="77777777" w:rsidR="004A098C" w:rsidRDefault="004A098C" w:rsidP="002247DD">
            <w:pPr>
              <w:tabs>
                <w:tab w:val="left" w:pos="132"/>
              </w:tabs>
              <w:spacing w:after="0" w:line="360" w:lineRule="auto"/>
              <w:rPr>
                <w:rStyle w:val="Strong"/>
                <w:rFonts w:cstheme="minorHAnsi"/>
                <w:b w:val="0"/>
                <w:bCs w:val="0"/>
              </w:rPr>
            </w:pPr>
          </w:p>
        </w:tc>
        <w:tc>
          <w:tcPr>
            <w:tcW w:w="992" w:type="dxa"/>
            <w:vAlign w:val="center"/>
          </w:tcPr>
          <w:p w14:paraId="5B3A1606" w14:textId="77777777" w:rsidR="004A098C" w:rsidRDefault="004A098C" w:rsidP="002247DD">
            <w:pPr>
              <w:tabs>
                <w:tab w:val="left" w:pos="132"/>
              </w:tabs>
              <w:spacing w:after="0" w:line="360" w:lineRule="auto"/>
              <w:rPr>
                <w:rStyle w:val="Strong"/>
                <w:rFonts w:cstheme="minorHAnsi"/>
                <w:b w:val="0"/>
                <w:bCs w:val="0"/>
              </w:rPr>
            </w:pPr>
          </w:p>
        </w:tc>
        <w:tc>
          <w:tcPr>
            <w:tcW w:w="1417" w:type="dxa"/>
            <w:vAlign w:val="center"/>
          </w:tcPr>
          <w:p w14:paraId="5E6BD3E5" w14:textId="77777777" w:rsidR="004A098C" w:rsidRPr="00A9758B" w:rsidRDefault="004A098C" w:rsidP="002247DD">
            <w:pPr>
              <w:tabs>
                <w:tab w:val="left" w:pos="132"/>
              </w:tabs>
              <w:spacing w:after="0" w:line="360" w:lineRule="auto"/>
              <w:rPr>
                <w:rStyle w:val="Strong"/>
                <w:rFonts w:cstheme="minorHAnsi"/>
                <w:b w:val="0"/>
                <w:bCs w:val="0"/>
              </w:rPr>
            </w:pPr>
          </w:p>
        </w:tc>
        <w:tc>
          <w:tcPr>
            <w:tcW w:w="5875" w:type="dxa"/>
            <w:vAlign w:val="center"/>
          </w:tcPr>
          <w:p w14:paraId="69ACF1B9" w14:textId="77777777" w:rsidR="004A098C" w:rsidRDefault="004A098C" w:rsidP="002247DD">
            <w:pPr>
              <w:tabs>
                <w:tab w:val="left" w:pos="132"/>
              </w:tabs>
              <w:spacing w:after="0" w:line="360" w:lineRule="auto"/>
              <w:rPr>
                <w:rStyle w:val="Strong"/>
                <w:rFonts w:cstheme="minorHAnsi"/>
                <w:b w:val="0"/>
                <w:bCs w:val="0"/>
              </w:rPr>
            </w:pPr>
          </w:p>
        </w:tc>
      </w:tr>
      <w:tr w:rsidR="004A098C" w:rsidRPr="00A9758B" w14:paraId="3020EABD" w14:textId="77777777" w:rsidTr="000E7723">
        <w:trPr>
          <w:cantSplit/>
          <w:trHeight w:val="241"/>
        </w:trPr>
        <w:tc>
          <w:tcPr>
            <w:tcW w:w="466" w:type="dxa"/>
            <w:vAlign w:val="center"/>
          </w:tcPr>
          <w:p w14:paraId="77E654E7" w14:textId="77777777" w:rsidR="004A098C" w:rsidRPr="00A9758B" w:rsidRDefault="004A098C" w:rsidP="002247DD">
            <w:pPr>
              <w:tabs>
                <w:tab w:val="left" w:pos="132"/>
              </w:tabs>
              <w:spacing w:after="0" w:line="360" w:lineRule="auto"/>
              <w:rPr>
                <w:rStyle w:val="Strong"/>
                <w:rFonts w:cstheme="minorHAnsi"/>
                <w:b w:val="0"/>
                <w:bCs w:val="0"/>
              </w:rPr>
            </w:pPr>
          </w:p>
        </w:tc>
        <w:tc>
          <w:tcPr>
            <w:tcW w:w="851" w:type="dxa"/>
            <w:vAlign w:val="center"/>
          </w:tcPr>
          <w:p w14:paraId="5A541B86" w14:textId="77777777" w:rsidR="004A098C" w:rsidRDefault="004A098C" w:rsidP="002247DD">
            <w:pPr>
              <w:tabs>
                <w:tab w:val="left" w:pos="132"/>
              </w:tabs>
              <w:spacing w:after="0" w:line="360" w:lineRule="auto"/>
              <w:rPr>
                <w:rStyle w:val="Strong"/>
                <w:rFonts w:cstheme="minorHAnsi"/>
                <w:b w:val="0"/>
                <w:bCs w:val="0"/>
              </w:rPr>
            </w:pPr>
          </w:p>
        </w:tc>
        <w:tc>
          <w:tcPr>
            <w:tcW w:w="992" w:type="dxa"/>
            <w:vAlign w:val="center"/>
          </w:tcPr>
          <w:p w14:paraId="67B0DC63" w14:textId="77777777" w:rsidR="004A098C" w:rsidRDefault="004A098C" w:rsidP="002247DD">
            <w:pPr>
              <w:tabs>
                <w:tab w:val="left" w:pos="132"/>
              </w:tabs>
              <w:spacing w:after="0" w:line="360" w:lineRule="auto"/>
              <w:rPr>
                <w:rStyle w:val="Strong"/>
                <w:rFonts w:cstheme="minorHAnsi"/>
                <w:b w:val="0"/>
                <w:bCs w:val="0"/>
              </w:rPr>
            </w:pPr>
          </w:p>
        </w:tc>
        <w:tc>
          <w:tcPr>
            <w:tcW w:w="1417" w:type="dxa"/>
            <w:vAlign w:val="center"/>
          </w:tcPr>
          <w:p w14:paraId="0703B3B6" w14:textId="77777777" w:rsidR="004A098C" w:rsidRPr="00A9758B" w:rsidRDefault="004A098C" w:rsidP="002247DD">
            <w:pPr>
              <w:tabs>
                <w:tab w:val="left" w:pos="132"/>
              </w:tabs>
              <w:spacing w:after="0" w:line="360" w:lineRule="auto"/>
              <w:rPr>
                <w:rStyle w:val="Strong"/>
                <w:rFonts w:cstheme="minorHAnsi"/>
                <w:b w:val="0"/>
                <w:bCs w:val="0"/>
              </w:rPr>
            </w:pPr>
          </w:p>
        </w:tc>
        <w:tc>
          <w:tcPr>
            <w:tcW w:w="5875" w:type="dxa"/>
            <w:vAlign w:val="center"/>
          </w:tcPr>
          <w:p w14:paraId="3411F641" w14:textId="77777777" w:rsidR="004A098C" w:rsidRDefault="004A098C" w:rsidP="002247DD">
            <w:pPr>
              <w:tabs>
                <w:tab w:val="left" w:pos="132"/>
              </w:tabs>
              <w:spacing w:after="0" w:line="360" w:lineRule="auto"/>
              <w:rPr>
                <w:rStyle w:val="Strong"/>
                <w:rFonts w:cstheme="minorHAnsi"/>
                <w:b w:val="0"/>
                <w:bCs w:val="0"/>
              </w:rPr>
            </w:pPr>
          </w:p>
        </w:tc>
      </w:tr>
      <w:tr w:rsidR="004A098C" w:rsidRPr="00A9758B" w14:paraId="61C44AA2" w14:textId="77777777" w:rsidTr="000E7723">
        <w:trPr>
          <w:cantSplit/>
          <w:trHeight w:val="241"/>
        </w:trPr>
        <w:tc>
          <w:tcPr>
            <w:tcW w:w="466" w:type="dxa"/>
            <w:vAlign w:val="center"/>
          </w:tcPr>
          <w:p w14:paraId="79DA274E" w14:textId="77777777" w:rsidR="004A098C" w:rsidRPr="00A9758B" w:rsidRDefault="004A098C" w:rsidP="002247DD">
            <w:pPr>
              <w:tabs>
                <w:tab w:val="left" w:pos="132"/>
              </w:tabs>
              <w:spacing w:after="0" w:line="360" w:lineRule="auto"/>
              <w:rPr>
                <w:rStyle w:val="Strong"/>
                <w:rFonts w:cstheme="minorHAnsi"/>
                <w:b w:val="0"/>
                <w:bCs w:val="0"/>
              </w:rPr>
            </w:pPr>
          </w:p>
        </w:tc>
        <w:tc>
          <w:tcPr>
            <w:tcW w:w="851" w:type="dxa"/>
            <w:vAlign w:val="center"/>
          </w:tcPr>
          <w:p w14:paraId="4122C296" w14:textId="77777777" w:rsidR="004A098C" w:rsidRDefault="004A098C" w:rsidP="002247DD">
            <w:pPr>
              <w:tabs>
                <w:tab w:val="left" w:pos="132"/>
              </w:tabs>
              <w:spacing w:after="0" w:line="360" w:lineRule="auto"/>
              <w:rPr>
                <w:rStyle w:val="Strong"/>
                <w:rFonts w:cstheme="minorHAnsi"/>
                <w:b w:val="0"/>
                <w:bCs w:val="0"/>
              </w:rPr>
            </w:pPr>
          </w:p>
        </w:tc>
        <w:tc>
          <w:tcPr>
            <w:tcW w:w="992" w:type="dxa"/>
            <w:vAlign w:val="center"/>
          </w:tcPr>
          <w:p w14:paraId="6D8FDA04" w14:textId="77777777" w:rsidR="004A098C" w:rsidRDefault="004A098C" w:rsidP="002247DD">
            <w:pPr>
              <w:tabs>
                <w:tab w:val="left" w:pos="132"/>
              </w:tabs>
              <w:spacing w:after="0" w:line="360" w:lineRule="auto"/>
              <w:rPr>
                <w:rStyle w:val="Strong"/>
                <w:rFonts w:cstheme="minorHAnsi"/>
                <w:b w:val="0"/>
                <w:bCs w:val="0"/>
              </w:rPr>
            </w:pPr>
          </w:p>
        </w:tc>
        <w:tc>
          <w:tcPr>
            <w:tcW w:w="1417" w:type="dxa"/>
            <w:vAlign w:val="center"/>
          </w:tcPr>
          <w:p w14:paraId="42ABD060" w14:textId="77777777" w:rsidR="004A098C" w:rsidRPr="00A9758B" w:rsidRDefault="004A098C" w:rsidP="002247DD">
            <w:pPr>
              <w:tabs>
                <w:tab w:val="left" w:pos="132"/>
              </w:tabs>
              <w:spacing w:after="0" w:line="360" w:lineRule="auto"/>
              <w:rPr>
                <w:rStyle w:val="Strong"/>
                <w:rFonts w:cstheme="minorHAnsi"/>
                <w:b w:val="0"/>
                <w:bCs w:val="0"/>
              </w:rPr>
            </w:pPr>
          </w:p>
        </w:tc>
        <w:tc>
          <w:tcPr>
            <w:tcW w:w="5875" w:type="dxa"/>
            <w:vAlign w:val="center"/>
          </w:tcPr>
          <w:p w14:paraId="5465D5B4" w14:textId="77777777" w:rsidR="004A098C" w:rsidRDefault="004A098C" w:rsidP="002247DD">
            <w:pPr>
              <w:tabs>
                <w:tab w:val="left" w:pos="132"/>
              </w:tabs>
              <w:spacing w:after="0" w:line="360" w:lineRule="auto"/>
              <w:rPr>
                <w:rStyle w:val="Strong"/>
                <w:rFonts w:cstheme="minorHAnsi"/>
                <w:b w:val="0"/>
                <w:bCs w:val="0"/>
              </w:rPr>
            </w:pPr>
          </w:p>
        </w:tc>
      </w:tr>
    </w:tbl>
    <w:p w14:paraId="0734DAC0" w14:textId="19128728" w:rsidR="000E7723" w:rsidRDefault="000E7723">
      <w:pPr>
        <w:rPr>
          <w:rStyle w:val="Emphasis"/>
          <w:rFonts w:cstheme="minorHAnsi"/>
          <w:sz w:val="24"/>
          <w:szCs w:val="24"/>
        </w:rPr>
      </w:pPr>
    </w:p>
    <w:p w14:paraId="76D7BC41" w14:textId="77777777" w:rsidR="000E7723" w:rsidRDefault="000E7723">
      <w:pPr>
        <w:rPr>
          <w:rStyle w:val="Emphasis"/>
          <w:rFonts w:cstheme="minorHAnsi"/>
          <w:sz w:val="24"/>
          <w:szCs w:val="24"/>
        </w:rPr>
      </w:pPr>
      <w:r>
        <w:rPr>
          <w:rStyle w:val="Emphasis"/>
          <w:rFonts w:cstheme="minorHAnsi"/>
          <w:sz w:val="24"/>
          <w:szCs w:val="24"/>
        </w:rPr>
        <w:br w:type="page"/>
      </w:r>
    </w:p>
    <w:sdt>
      <w:sdtPr>
        <w:rPr>
          <w:rFonts w:asciiTheme="minorHAnsi" w:eastAsiaTheme="minorEastAsia" w:hAnsiTheme="minorHAnsi" w:cstheme="minorBidi"/>
          <w:i/>
          <w:iCs/>
          <w:color w:val="000000" w:themeColor="text1"/>
          <w:sz w:val="21"/>
          <w:szCs w:val="21"/>
        </w:rPr>
        <w:id w:val="1976184755"/>
        <w:docPartObj>
          <w:docPartGallery w:val="Table of Contents"/>
          <w:docPartUnique/>
        </w:docPartObj>
      </w:sdtPr>
      <w:sdtEndPr>
        <w:rPr>
          <w:b/>
          <w:bCs/>
          <w:i w:val="0"/>
          <w:iCs w:val="0"/>
          <w:noProof/>
          <w:color w:val="auto"/>
        </w:rPr>
      </w:sdtEndPr>
      <w:sdtContent>
        <w:p w14:paraId="704032CD" w14:textId="694FF137" w:rsidR="00B127C8" w:rsidRDefault="00B127C8">
          <w:pPr>
            <w:pStyle w:val="TOCHeading"/>
          </w:pPr>
          <w:r>
            <w:t>Table of Contents</w:t>
          </w:r>
        </w:p>
        <w:p w14:paraId="11743325" w14:textId="77777777" w:rsidR="000E7723" w:rsidRPr="000E7723" w:rsidRDefault="006E6B3C">
          <w:pPr>
            <w:pStyle w:val="TOC1"/>
            <w:rPr>
              <w:noProof/>
              <w:sz w:val="22"/>
              <w:szCs w:val="22"/>
            </w:rPr>
          </w:pPr>
          <w:r>
            <w:fldChar w:fldCharType="begin"/>
          </w:r>
          <w:r>
            <w:instrText xml:space="preserve"> TOC \o "1-2" \h \z \t "1. Title,1,1.1 Title,2" </w:instrText>
          </w:r>
          <w:r>
            <w:fldChar w:fldCharType="separate"/>
          </w:r>
          <w:hyperlink w:anchor="_Toc451778469" w:history="1">
            <w:r w:rsidR="000E7723" w:rsidRPr="000E7723">
              <w:rPr>
                <w:rStyle w:val="Hyperlink"/>
                <w:noProof/>
              </w:rPr>
              <w:t>General idea</w:t>
            </w:r>
            <w:r w:rsidR="000E7723" w:rsidRPr="000E7723">
              <w:rPr>
                <w:noProof/>
                <w:webHidden/>
              </w:rPr>
              <w:tab/>
            </w:r>
            <w:r w:rsidR="000E7723" w:rsidRPr="000E7723">
              <w:rPr>
                <w:noProof/>
                <w:webHidden/>
              </w:rPr>
              <w:fldChar w:fldCharType="begin"/>
            </w:r>
            <w:r w:rsidR="000E7723" w:rsidRPr="000E7723">
              <w:rPr>
                <w:noProof/>
                <w:webHidden/>
              </w:rPr>
              <w:instrText xml:space="preserve"> PAGEREF _Toc451778469 \h </w:instrText>
            </w:r>
            <w:r w:rsidR="000E7723" w:rsidRPr="000E7723">
              <w:rPr>
                <w:noProof/>
                <w:webHidden/>
              </w:rPr>
            </w:r>
            <w:r w:rsidR="000E7723" w:rsidRPr="000E7723">
              <w:rPr>
                <w:noProof/>
                <w:webHidden/>
              </w:rPr>
              <w:fldChar w:fldCharType="separate"/>
            </w:r>
            <w:r w:rsidR="000E7723" w:rsidRPr="000E7723">
              <w:rPr>
                <w:noProof/>
                <w:webHidden/>
              </w:rPr>
              <w:t>5</w:t>
            </w:r>
            <w:r w:rsidR="000E7723" w:rsidRPr="000E7723">
              <w:rPr>
                <w:noProof/>
                <w:webHidden/>
              </w:rPr>
              <w:fldChar w:fldCharType="end"/>
            </w:r>
          </w:hyperlink>
        </w:p>
        <w:p w14:paraId="31DADD72" w14:textId="77777777" w:rsidR="000E7723" w:rsidRPr="000E7723" w:rsidRDefault="000E7723">
          <w:pPr>
            <w:pStyle w:val="TOC1"/>
            <w:rPr>
              <w:noProof/>
              <w:sz w:val="22"/>
              <w:szCs w:val="22"/>
            </w:rPr>
          </w:pPr>
          <w:hyperlink w:anchor="_Toc451778470" w:history="1">
            <w:r w:rsidRPr="000E7723">
              <w:rPr>
                <w:rStyle w:val="Hyperlink"/>
                <w:noProof/>
              </w:rPr>
              <w:t>1.</w:t>
            </w:r>
            <w:r w:rsidRPr="000E7723">
              <w:rPr>
                <w:noProof/>
                <w:sz w:val="22"/>
                <w:szCs w:val="22"/>
              </w:rPr>
              <w:tab/>
            </w:r>
            <w:r w:rsidRPr="000E7723">
              <w:rPr>
                <w:rStyle w:val="Hyperlink"/>
                <w:noProof/>
              </w:rPr>
              <w:t>General layout</w:t>
            </w:r>
            <w:r w:rsidRPr="000E7723">
              <w:rPr>
                <w:noProof/>
                <w:webHidden/>
              </w:rPr>
              <w:tab/>
            </w:r>
            <w:r w:rsidRPr="000E7723">
              <w:rPr>
                <w:noProof/>
                <w:webHidden/>
              </w:rPr>
              <w:fldChar w:fldCharType="begin"/>
            </w:r>
            <w:r w:rsidRPr="000E7723">
              <w:rPr>
                <w:noProof/>
                <w:webHidden/>
              </w:rPr>
              <w:instrText xml:space="preserve"> PAGEREF _Toc451778470 \h </w:instrText>
            </w:r>
            <w:r w:rsidRPr="000E7723">
              <w:rPr>
                <w:noProof/>
                <w:webHidden/>
              </w:rPr>
            </w:r>
            <w:r w:rsidRPr="000E7723">
              <w:rPr>
                <w:noProof/>
                <w:webHidden/>
              </w:rPr>
              <w:fldChar w:fldCharType="separate"/>
            </w:r>
            <w:r w:rsidRPr="000E7723">
              <w:rPr>
                <w:noProof/>
                <w:webHidden/>
              </w:rPr>
              <w:t>6</w:t>
            </w:r>
            <w:r w:rsidRPr="000E7723">
              <w:rPr>
                <w:noProof/>
                <w:webHidden/>
              </w:rPr>
              <w:fldChar w:fldCharType="end"/>
            </w:r>
          </w:hyperlink>
        </w:p>
        <w:p w14:paraId="346E3170" w14:textId="77777777" w:rsidR="000E7723" w:rsidRPr="000E7723" w:rsidRDefault="000E7723">
          <w:pPr>
            <w:pStyle w:val="TOC2"/>
            <w:rPr>
              <w:b w:val="0"/>
              <w:bCs w:val="0"/>
              <w:sz w:val="22"/>
              <w:szCs w:val="22"/>
              <w14:scene3d>
                <w14:camera w14:prst="orthographicFront"/>
                <w14:lightRig w14:rig="threePt" w14:dir="t">
                  <w14:rot w14:lat="0" w14:lon="0" w14:rev="0"/>
                </w14:lightRig>
              </w14:scene3d>
            </w:rPr>
          </w:pPr>
          <w:hyperlink w:anchor="_Toc451778471" w:history="1">
            <w:r w:rsidRPr="000E7723">
              <w:rPr>
                <w:rStyle w:val="Hyperlink"/>
                <w:b w:val="0"/>
                <w:bCs w:val="0"/>
              </w:rPr>
              <w:t>1.1.</w:t>
            </w:r>
            <w:r w:rsidRPr="000E7723">
              <w:rPr>
                <w:b w:val="0"/>
                <w:bCs w:val="0"/>
                <w:sz w:val="22"/>
                <w:szCs w:val="22"/>
                <w14:scene3d>
                  <w14:camera w14:prst="orthographicFront"/>
                  <w14:lightRig w14:rig="threePt" w14:dir="t">
                    <w14:rot w14:lat="0" w14:lon="0" w14:rev="0"/>
                  </w14:lightRig>
                </w14:scene3d>
              </w:rPr>
              <w:tab/>
            </w:r>
            <w:r w:rsidRPr="000E7723">
              <w:rPr>
                <w:rStyle w:val="Hyperlink"/>
                <w:b w:val="0"/>
                <w:bCs w:val="0"/>
              </w:rPr>
              <w:t>General size</w:t>
            </w:r>
            <w:r w:rsidRPr="000E7723">
              <w:rPr>
                <w:b w:val="0"/>
                <w:bCs w:val="0"/>
                <w:webHidden/>
              </w:rPr>
              <w:tab/>
            </w:r>
            <w:r w:rsidRPr="000E7723">
              <w:rPr>
                <w:b w:val="0"/>
                <w:bCs w:val="0"/>
                <w:webHidden/>
              </w:rPr>
              <w:fldChar w:fldCharType="begin"/>
            </w:r>
            <w:r w:rsidRPr="000E7723">
              <w:rPr>
                <w:b w:val="0"/>
                <w:bCs w:val="0"/>
                <w:webHidden/>
              </w:rPr>
              <w:instrText xml:space="preserve"> PAGEREF _Toc451778471 \h </w:instrText>
            </w:r>
            <w:r w:rsidRPr="000E7723">
              <w:rPr>
                <w:b w:val="0"/>
                <w:bCs w:val="0"/>
                <w:webHidden/>
              </w:rPr>
            </w:r>
            <w:r w:rsidRPr="000E7723">
              <w:rPr>
                <w:b w:val="0"/>
                <w:bCs w:val="0"/>
                <w:webHidden/>
              </w:rPr>
              <w:fldChar w:fldCharType="separate"/>
            </w:r>
            <w:r w:rsidRPr="000E7723">
              <w:rPr>
                <w:b w:val="0"/>
                <w:bCs w:val="0"/>
                <w:webHidden/>
              </w:rPr>
              <w:t>6</w:t>
            </w:r>
            <w:r w:rsidRPr="000E7723">
              <w:rPr>
                <w:b w:val="0"/>
                <w:bCs w:val="0"/>
                <w:webHidden/>
              </w:rPr>
              <w:fldChar w:fldCharType="end"/>
            </w:r>
          </w:hyperlink>
        </w:p>
        <w:p w14:paraId="026B530F" w14:textId="77777777" w:rsidR="000E7723" w:rsidRPr="000E7723" w:rsidRDefault="000E7723">
          <w:pPr>
            <w:pStyle w:val="TOC2"/>
            <w:rPr>
              <w:b w:val="0"/>
              <w:bCs w:val="0"/>
              <w:sz w:val="22"/>
              <w:szCs w:val="22"/>
              <w14:scene3d>
                <w14:camera w14:prst="orthographicFront"/>
                <w14:lightRig w14:rig="threePt" w14:dir="t">
                  <w14:rot w14:lat="0" w14:lon="0" w14:rev="0"/>
                </w14:lightRig>
              </w14:scene3d>
            </w:rPr>
          </w:pPr>
          <w:hyperlink w:anchor="_Toc451778472" w:history="1">
            <w:r w:rsidRPr="000E7723">
              <w:rPr>
                <w:rStyle w:val="Hyperlink"/>
                <w:b w:val="0"/>
                <w:bCs w:val="0"/>
              </w:rPr>
              <w:t>1.2.</w:t>
            </w:r>
            <w:r w:rsidRPr="000E7723">
              <w:rPr>
                <w:b w:val="0"/>
                <w:bCs w:val="0"/>
                <w:sz w:val="22"/>
                <w:szCs w:val="22"/>
                <w14:scene3d>
                  <w14:camera w14:prst="orthographicFront"/>
                  <w14:lightRig w14:rig="threePt" w14:dir="t">
                    <w14:rot w14:lat="0" w14:lon="0" w14:rev="0"/>
                  </w14:lightRig>
                </w14:scene3d>
              </w:rPr>
              <w:tab/>
            </w:r>
            <w:r w:rsidRPr="000E7723">
              <w:rPr>
                <w:rStyle w:val="Hyperlink"/>
                <w:b w:val="0"/>
                <w:bCs w:val="0"/>
              </w:rPr>
              <w:t>Header</w:t>
            </w:r>
            <w:r w:rsidRPr="000E7723">
              <w:rPr>
                <w:b w:val="0"/>
                <w:bCs w:val="0"/>
                <w:webHidden/>
              </w:rPr>
              <w:tab/>
            </w:r>
            <w:r w:rsidRPr="000E7723">
              <w:rPr>
                <w:b w:val="0"/>
                <w:bCs w:val="0"/>
                <w:webHidden/>
              </w:rPr>
              <w:fldChar w:fldCharType="begin"/>
            </w:r>
            <w:r w:rsidRPr="000E7723">
              <w:rPr>
                <w:b w:val="0"/>
                <w:bCs w:val="0"/>
                <w:webHidden/>
              </w:rPr>
              <w:instrText xml:space="preserve"> PAGEREF _Toc451778472 \h </w:instrText>
            </w:r>
            <w:r w:rsidRPr="000E7723">
              <w:rPr>
                <w:b w:val="0"/>
                <w:bCs w:val="0"/>
                <w:webHidden/>
              </w:rPr>
            </w:r>
            <w:r w:rsidRPr="000E7723">
              <w:rPr>
                <w:b w:val="0"/>
                <w:bCs w:val="0"/>
                <w:webHidden/>
              </w:rPr>
              <w:fldChar w:fldCharType="separate"/>
            </w:r>
            <w:r w:rsidRPr="000E7723">
              <w:rPr>
                <w:b w:val="0"/>
                <w:bCs w:val="0"/>
                <w:webHidden/>
              </w:rPr>
              <w:t>6</w:t>
            </w:r>
            <w:r w:rsidRPr="000E7723">
              <w:rPr>
                <w:b w:val="0"/>
                <w:bCs w:val="0"/>
                <w:webHidden/>
              </w:rPr>
              <w:fldChar w:fldCharType="end"/>
            </w:r>
          </w:hyperlink>
        </w:p>
        <w:p w14:paraId="6A5E10DB" w14:textId="77777777" w:rsidR="000E7723" w:rsidRPr="000E7723" w:rsidRDefault="000E7723">
          <w:pPr>
            <w:pStyle w:val="TOC2"/>
            <w:rPr>
              <w:b w:val="0"/>
              <w:bCs w:val="0"/>
              <w:sz w:val="22"/>
              <w:szCs w:val="22"/>
              <w14:scene3d>
                <w14:camera w14:prst="orthographicFront"/>
                <w14:lightRig w14:rig="threePt" w14:dir="t">
                  <w14:rot w14:lat="0" w14:lon="0" w14:rev="0"/>
                </w14:lightRig>
              </w14:scene3d>
            </w:rPr>
          </w:pPr>
          <w:hyperlink w:anchor="_Toc451778473" w:history="1">
            <w:r w:rsidRPr="000E7723">
              <w:rPr>
                <w:rStyle w:val="Hyperlink"/>
                <w:b w:val="0"/>
                <w:bCs w:val="0"/>
              </w:rPr>
              <w:t>1.3.</w:t>
            </w:r>
            <w:r w:rsidRPr="000E7723">
              <w:rPr>
                <w:b w:val="0"/>
                <w:bCs w:val="0"/>
                <w:sz w:val="22"/>
                <w:szCs w:val="22"/>
                <w14:scene3d>
                  <w14:camera w14:prst="orthographicFront"/>
                  <w14:lightRig w14:rig="threePt" w14:dir="t">
                    <w14:rot w14:lat="0" w14:lon="0" w14:rev="0"/>
                  </w14:lightRig>
                </w14:scene3d>
              </w:rPr>
              <w:tab/>
            </w:r>
            <w:r w:rsidRPr="000E7723">
              <w:rPr>
                <w:rStyle w:val="Hyperlink"/>
                <w:b w:val="0"/>
                <w:bCs w:val="0"/>
              </w:rPr>
              <w:t>Main Content</w:t>
            </w:r>
            <w:r w:rsidRPr="000E7723">
              <w:rPr>
                <w:b w:val="0"/>
                <w:bCs w:val="0"/>
                <w:webHidden/>
              </w:rPr>
              <w:tab/>
            </w:r>
            <w:r w:rsidRPr="000E7723">
              <w:rPr>
                <w:b w:val="0"/>
                <w:bCs w:val="0"/>
                <w:webHidden/>
              </w:rPr>
              <w:fldChar w:fldCharType="begin"/>
            </w:r>
            <w:r w:rsidRPr="000E7723">
              <w:rPr>
                <w:b w:val="0"/>
                <w:bCs w:val="0"/>
                <w:webHidden/>
              </w:rPr>
              <w:instrText xml:space="preserve"> PAGEREF _Toc451778473 \h </w:instrText>
            </w:r>
            <w:r w:rsidRPr="000E7723">
              <w:rPr>
                <w:b w:val="0"/>
                <w:bCs w:val="0"/>
                <w:webHidden/>
              </w:rPr>
            </w:r>
            <w:r w:rsidRPr="000E7723">
              <w:rPr>
                <w:b w:val="0"/>
                <w:bCs w:val="0"/>
                <w:webHidden/>
              </w:rPr>
              <w:fldChar w:fldCharType="separate"/>
            </w:r>
            <w:r w:rsidRPr="000E7723">
              <w:rPr>
                <w:b w:val="0"/>
                <w:bCs w:val="0"/>
                <w:webHidden/>
              </w:rPr>
              <w:t>7</w:t>
            </w:r>
            <w:r w:rsidRPr="000E7723">
              <w:rPr>
                <w:b w:val="0"/>
                <w:bCs w:val="0"/>
                <w:webHidden/>
              </w:rPr>
              <w:fldChar w:fldCharType="end"/>
            </w:r>
          </w:hyperlink>
        </w:p>
        <w:p w14:paraId="35B99A6C" w14:textId="77777777" w:rsidR="000E7723" w:rsidRPr="000E7723" w:rsidRDefault="000E7723">
          <w:pPr>
            <w:pStyle w:val="TOC2"/>
            <w:rPr>
              <w:b w:val="0"/>
              <w:bCs w:val="0"/>
              <w:sz w:val="22"/>
              <w:szCs w:val="22"/>
              <w14:scene3d>
                <w14:camera w14:prst="orthographicFront"/>
                <w14:lightRig w14:rig="threePt" w14:dir="t">
                  <w14:rot w14:lat="0" w14:lon="0" w14:rev="0"/>
                </w14:lightRig>
              </w14:scene3d>
            </w:rPr>
          </w:pPr>
          <w:hyperlink w:anchor="_Toc451778474" w:history="1">
            <w:r w:rsidRPr="000E7723">
              <w:rPr>
                <w:rStyle w:val="Hyperlink"/>
                <w:b w:val="0"/>
                <w:bCs w:val="0"/>
              </w:rPr>
              <w:t>1.4.</w:t>
            </w:r>
            <w:r w:rsidRPr="000E7723">
              <w:rPr>
                <w:b w:val="0"/>
                <w:bCs w:val="0"/>
                <w:sz w:val="22"/>
                <w:szCs w:val="22"/>
                <w14:scene3d>
                  <w14:camera w14:prst="orthographicFront"/>
                  <w14:lightRig w14:rig="threePt" w14:dir="t">
                    <w14:rot w14:lat="0" w14:lon="0" w14:rev="0"/>
                  </w14:lightRig>
                </w14:scene3d>
              </w:rPr>
              <w:tab/>
            </w:r>
            <w:r w:rsidRPr="000E7723">
              <w:rPr>
                <w:rStyle w:val="Hyperlink"/>
                <w:b w:val="0"/>
                <w:bCs w:val="0"/>
              </w:rPr>
              <w:t>Navigation Bar (Footer)</w:t>
            </w:r>
            <w:r w:rsidRPr="000E7723">
              <w:rPr>
                <w:b w:val="0"/>
                <w:bCs w:val="0"/>
                <w:webHidden/>
              </w:rPr>
              <w:tab/>
            </w:r>
            <w:r w:rsidRPr="000E7723">
              <w:rPr>
                <w:b w:val="0"/>
                <w:bCs w:val="0"/>
                <w:webHidden/>
              </w:rPr>
              <w:fldChar w:fldCharType="begin"/>
            </w:r>
            <w:r w:rsidRPr="000E7723">
              <w:rPr>
                <w:b w:val="0"/>
                <w:bCs w:val="0"/>
                <w:webHidden/>
              </w:rPr>
              <w:instrText xml:space="preserve"> PAGEREF _Toc451778474 \h </w:instrText>
            </w:r>
            <w:r w:rsidRPr="000E7723">
              <w:rPr>
                <w:b w:val="0"/>
                <w:bCs w:val="0"/>
                <w:webHidden/>
              </w:rPr>
            </w:r>
            <w:r w:rsidRPr="000E7723">
              <w:rPr>
                <w:b w:val="0"/>
                <w:bCs w:val="0"/>
                <w:webHidden/>
              </w:rPr>
              <w:fldChar w:fldCharType="separate"/>
            </w:r>
            <w:r w:rsidRPr="000E7723">
              <w:rPr>
                <w:b w:val="0"/>
                <w:bCs w:val="0"/>
                <w:webHidden/>
              </w:rPr>
              <w:t>7</w:t>
            </w:r>
            <w:r w:rsidRPr="000E7723">
              <w:rPr>
                <w:b w:val="0"/>
                <w:bCs w:val="0"/>
                <w:webHidden/>
              </w:rPr>
              <w:fldChar w:fldCharType="end"/>
            </w:r>
          </w:hyperlink>
        </w:p>
        <w:p w14:paraId="2C65EB31" w14:textId="77777777" w:rsidR="000E7723" w:rsidRPr="000E7723" w:rsidRDefault="000E7723">
          <w:pPr>
            <w:pStyle w:val="TOC1"/>
            <w:rPr>
              <w:noProof/>
              <w:sz w:val="22"/>
              <w:szCs w:val="22"/>
            </w:rPr>
          </w:pPr>
          <w:hyperlink w:anchor="_Toc451778475" w:history="1">
            <w:r w:rsidRPr="000E7723">
              <w:rPr>
                <w:rStyle w:val="Hyperlink"/>
                <w:noProof/>
              </w:rPr>
              <w:t>2.</w:t>
            </w:r>
            <w:r w:rsidRPr="000E7723">
              <w:rPr>
                <w:noProof/>
                <w:sz w:val="22"/>
                <w:szCs w:val="22"/>
              </w:rPr>
              <w:tab/>
            </w:r>
            <w:r w:rsidRPr="000E7723">
              <w:rPr>
                <w:rStyle w:val="Hyperlink"/>
                <w:noProof/>
              </w:rPr>
              <w:t>Arenas</w:t>
            </w:r>
            <w:r w:rsidRPr="000E7723">
              <w:rPr>
                <w:noProof/>
                <w:webHidden/>
              </w:rPr>
              <w:tab/>
            </w:r>
            <w:r w:rsidRPr="000E7723">
              <w:rPr>
                <w:noProof/>
                <w:webHidden/>
              </w:rPr>
              <w:fldChar w:fldCharType="begin"/>
            </w:r>
            <w:r w:rsidRPr="000E7723">
              <w:rPr>
                <w:noProof/>
                <w:webHidden/>
              </w:rPr>
              <w:instrText xml:space="preserve"> PAGEREF _Toc451778475 \h </w:instrText>
            </w:r>
            <w:r w:rsidRPr="000E7723">
              <w:rPr>
                <w:noProof/>
                <w:webHidden/>
              </w:rPr>
            </w:r>
            <w:r w:rsidRPr="000E7723">
              <w:rPr>
                <w:noProof/>
                <w:webHidden/>
              </w:rPr>
              <w:fldChar w:fldCharType="separate"/>
            </w:r>
            <w:r w:rsidRPr="000E7723">
              <w:rPr>
                <w:noProof/>
                <w:webHidden/>
              </w:rPr>
              <w:t>8</w:t>
            </w:r>
            <w:r w:rsidRPr="000E7723">
              <w:rPr>
                <w:noProof/>
                <w:webHidden/>
              </w:rPr>
              <w:fldChar w:fldCharType="end"/>
            </w:r>
          </w:hyperlink>
        </w:p>
        <w:p w14:paraId="5CFC74FD" w14:textId="77777777" w:rsidR="000E7723" w:rsidRPr="000E7723" w:rsidRDefault="000E7723">
          <w:pPr>
            <w:pStyle w:val="TOC2"/>
            <w:rPr>
              <w:b w:val="0"/>
              <w:bCs w:val="0"/>
              <w:sz w:val="22"/>
              <w:szCs w:val="22"/>
              <w14:scene3d>
                <w14:camera w14:prst="orthographicFront"/>
                <w14:lightRig w14:rig="threePt" w14:dir="t">
                  <w14:rot w14:lat="0" w14:lon="0" w14:rev="0"/>
                </w14:lightRig>
              </w14:scene3d>
            </w:rPr>
          </w:pPr>
          <w:hyperlink w:anchor="_Toc451778476" w:history="1">
            <w:r w:rsidRPr="000E7723">
              <w:rPr>
                <w:rStyle w:val="Hyperlink"/>
                <w:b w:val="0"/>
                <w:bCs w:val="0"/>
              </w:rPr>
              <w:t>2.1.</w:t>
            </w:r>
            <w:r w:rsidRPr="000E7723">
              <w:rPr>
                <w:b w:val="0"/>
                <w:bCs w:val="0"/>
                <w:sz w:val="22"/>
                <w:szCs w:val="22"/>
                <w14:scene3d>
                  <w14:camera w14:prst="orthographicFront"/>
                  <w14:lightRig w14:rig="threePt" w14:dir="t">
                    <w14:rot w14:lat="0" w14:lon="0" w14:rev="0"/>
                  </w14:lightRig>
                </w14:scene3d>
              </w:rPr>
              <w:tab/>
            </w:r>
            <w:r w:rsidRPr="000E7723">
              <w:rPr>
                <w:rStyle w:val="Hyperlink"/>
                <w:b w:val="0"/>
                <w:bCs w:val="0"/>
              </w:rPr>
              <w:t>Main section</w:t>
            </w:r>
            <w:r w:rsidRPr="000E7723">
              <w:rPr>
                <w:b w:val="0"/>
                <w:bCs w:val="0"/>
                <w:webHidden/>
              </w:rPr>
              <w:tab/>
            </w:r>
            <w:r w:rsidRPr="000E7723">
              <w:rPr>
                <w:b w:val="0"/>
                <w:bCs w:val="0"/>
                <w:webHidden/>
              </w:rPr>
              <w:fldChar w:fldCharType="begin"/>
            </w:r>
            <w:r w:rsidRPr="000E7723">
              <w:rPr>
                <w:b w:val="0"/>
                <w:bCs w:val="0"/>
                <w:webHidden/>
              </w:rPr>
              <w:instrText xml:space="preserve"> PAGEREF _Toc451778476 \h </w:instrText>
            </w:r>
            <w:r w:rsidRPr="000E7723">
              <w:rPr>
                <w:b w:val="0"/>
                <w:bCs w:val="0"/>
                <w:webHidden/>
              </w:rPr>
            </w:r>
            <w:r w:rsidRPr="000E7723">
              <w:rPr>
                <w:b w:val="0"/>
                <w:bCs w:val="0"/>
                <w:webHidden/>
              </w:rPr>
              <w:fldChar w:fldCharType="separate"/>
            </w:r>
            <w:r w:rsidRPr="000E7723">
              <w:rPr>
                <w:b w:val="0"/>
                <w:bCs w:val="0"/>
                <w:webHidden/>
              </w:rPr>
              <w:t>8</w:t>
            </w:r>
            <w:r w:rsidRPr="000E7723">
              <w:rPr>
                <w:b w:val="0"/>
                <w:bCs w:val="0"/>
                <w:webHidden/>
              </w:rPr>
              <w:fldChar w:fldCharType="end"/>
            </w:r>
          </w:hyperlink>
        </w:p>
        <w:p w14:paraId="5C2104F8" w14:textId="77777777" w:rsidR="000E7723" w:rsidRPr="000E7723" w:rsidRDefault="000E7723">
          <w:pPr>
            <w:pStyle w:val="TOC2"/>
            <w:rPr>
              <w:b w:val="0"/>
              <w:bCs w:val="0"/>
              <w:sz w:val="22"/>
              <w:szCs w:val="22"/>
              <w14:scene3d>
                <w14:camera w14:prst="orthographicFront"/>
                <w14:lightRig w14:rig="threePt" w14:dir="t">
                  <w14:rot w14:lat="0" w14:lon="0" w14:rev="0"/>
                </w14:lightRig>
              </w14:scene3d>
            </w:rPr>
          </w:pPr>
          <w:hyperlink w:anchor="_Toc451778477" w:history="1">
            <w:r w:rsidRPr="000E7723">
              <w:rPr>
                <w:rStyle w:val="Hyperlink"/>
                <w:b w:val="0"/>
                <w:bCs w:val="0"/>
              </w:rPr>
              <w:t>2.2.</w:t>
            </w:r>
            <w:r w:rsidRPr="000E7723">
              <w:rPr>
                <w:b w:val="0"/>
                <w:bCs w:val="0"/>
                <w:sz w:val="22"/>
                <w:szCs w:val="22"/>
                <w14:scene3d>
                  <w14:camera w14:prst="orthographicFront"/>
                  <w14:lightRig w14:rig="threePt" w14:dir="t">
                    <w14:rot w14:lat="0" w14:lon="0" w14:rev="0"/>
                  </w14:lightRig>
                </w14:scene3d>
              </w:rPr>
              <w:tab/>
            </w:r>
            <w:r w:rsidRPr="000E7723">
              <w:rPr>
                <w:rStyle w:val="Hyperlink"/>
                <w:b w:val="0"/>
                <w:bCs w:val="0"/>
              </w:rPr>
              <w:t>Choose game for an arena space</w:t>
            </w:r>
            <w:r w:rsidRPr="000E7723">
              <w:rPr>
                <w:b w:val="0"/>
                <w:bCs w:val="0"/>
                <w:webHidden/>
              </w:rPr>
              <w:tab/>
            </w:r>
            <w:r w:rsidRPr="000E7723">
              <w:rPr>
                <w:b w:val="0"/>
                <w:bCs w:val="0"/>
                <w:webHidden/>
              </w:rPr>
              <w:fldChar w:fldCharType="begin"/>
            </w:r>
            <w:r w:rsidRPr="000E7723">
              <w:rPr>
                <w:b w:val="0"/>
                <w:bCs w:val="0"/>
                <w:webHidden/>
              </w:rPr>
              <w:instrText xml:space="preserve"> PAGEREF _Toc451778477 \h </w:instrText>
            </w:r>
            <w:r w:rsidRPr="000E7723">
              <w:rPr>
                <w:b w:val="0"/>
                <w:bCs w:val="0"/>
                <w:webHidden/>
              </w:rPr>
            </w:r>
            <w:r w:rsidRPr="000E7723">
              <w:rPr>
                <w:b w:val="0"/>
                <w:bCs w:val="0"/>
                <w:webHidden/>
              </w:rPr>
              <w:fldChar w:fldCharType="separate"/>
            </w:r>
            <w:r w:rsidRPr="000E7723">
              <w:rPr>
                <w:b w:val="0"/>
                <w:bCs w:val="0"/>
                <w:webHidden/>
              </w:rPr>
              <w:t>9</w:t>
            </w:r>
            <w:r w:rsidRPr="000E7723">
              <w:rPr>
                <w:b w:val="0"/>
                <w:bCs w:val="0"/>
                <w:webHidden/>
              </w:rPr>
              <w:fldChar w:fldCharType="end"/>
            </w:r>
          </w:hyperlink>
        </w:p>
        <w:p w14:paraId="79C88FFB" w14:textId="77777777" w:rsidR="000E7723" w:rsidRPr="000E7723" w:rsidRDefault="000E7723">
          <w:pPr>
            <w:pStyle w:val="TOC2"/>
            <w:rPr>
              <w:b w:val="0"/>
              <w:bCs w:val="0"/>
              <w:sz w:val="22"/>
              <w:szCs w:val="22"/>
              <w14:scene3d>
                <w14:camera w14:prst="orthographicFront"/>
                <w14:lightRig w14:rig="threePt" w14:dir="t">
                  <w14:rot w14:lat="0" w14:lon="0" w14:rev="0"/>
                </w14:lightRig>
              </w14:scene3d>
            </w:rPr>
          </w:pPr>
          <w:hyperlink w:anchor="_Toc451778478" w:history="1">
            <w:r w:rsidRPr="000E7723">
              <w:rPr>
                <w:rStyle w:val="Hyperlink"/>
                <w:b w:val="0"/>
                <w:bCs w:val="0"/>
              </w:rPr>
              <w:t>2.3.</w:t>
            </w:r>
            <w:r w:rsidRPr="000E7723">
              <w:rPr>
                <w:b w:val="0"/>
                <w:bCs w:val="0"/>
                <w:sz w:val="22"/>
                <w:szCs w:val="22"/>
                <w14:scene3d>
                  <w14:camera w14:prst="orthographicFront"/>
                  <w14:lightRig w14:rig="threePt" w14:dir="t">
                    <w14:rot w14:lat="0" w14:lon="0" w14:rev="0"/>
                  </w14:lightRig>
                </w14:scene3d>
              </w:rPr>
              <w:tab/>
            </w:r>
            <w:r w:rsidRPr="000E7723">
              <w:rPr>
                <w:rStyle w:val="Hyperlink"/>
                <w:b w:val="0"/>
                <w:bCs w:val="0"/>
              </w:rPr>
              <w:t>Favorites</w:t>
            </w:r>
            <w:r w:rsidRPr="000E7723">
              <w:rPr>
                <w:b w:val="0"/>
                <w:bCs w:val="0"/>
                <w:webHidden/>
              </w:rPr>
              <w:tab/>
            </w:r>
            <w:r w:rsidRPr="000E7723">
              <w:rPr>
                <w:b w:val="0"/>
                <w:bCs w:val="0"/>
                <w:webHidden/>
              </w:rPr>
              <w:fldChar w:fldCharType="begin"/>
            </w:r>
            <w:r w:rsidRPr="000E7723">
              <w:rPr>
                <w:b w:val="0"/>
                <w:bCs w:val="0"/>
                <w:webHidden/>
              </w:rPr>
              <w:instrText xml:space="preserve"> PAGEREF _Toc451778478 \h </w:instrText>
            </w:r>
            <w:r w:rsidRPr="000E7723">
              <w:rPr>
                <w:b w:val="0"/>
                <w:bCs w:val="0"/>
                <w:webHidden/>
              </w:rPr>
            </w:r>
            <w:r w:rsidRPr="000E7723">
              <w:rPr>
                <w:b w:val="0"/>
                <w:bCs w:val="0"/>
                <w:webHidden/>
              </w:rPr>
              <w:fldChar w:fldCharType="separate"/>
            </w:r>
            <w:r w:rsidRPr="000E7723">
              <w:rPr>
                <w:b w:val="0"/>
                <w:bCs w:val="0"/>
                <w:webHidden/>
              </w:rPr>
              <w:t>10</w:t>
            </w:r>
            <w:r w:rsidRPr="000E7723">
              <w:rPr>
                <w:b w:val="0"/>
                <w:bCs w:val="0"/>
                <w:webHidden/>
              </w:rPr>
              <w:fldChar w:fldCharType="end"/>
            </w:r>
          </w:hyperlink>
        </w:p>
        <w:p w14:paraId="1E4893FC" w14:textId="77777777" w:rsidR="000E7723" w:rsidRPr="000E7723" w:rsidRDefault="000E7723">
          <w:pPr>
            <w:pStyle w:val="TOC2"/>
            <w:rPr>
              <w:b w:val="0"/>
              <w:bCs w:val="0"/>
              <w:sz w:val="22"/>
              <w:szCs w:val="22"/>
              <w14:scene3d>
                <w14:camera w14:prst="orthographicFront"/>
                <w14:lightRig w14:rig="threePt" w14:dir="t">
                  <w14:rot w14:lat="0" w14:lon="0" w14:rev="0"/>
                </w14:lightRig>
              </w14:scene3d>
            </w:rPr>
          </w:pPr>
          <w:hyperlink w:anchor="_Toc451778479" w:history="1">
            <w:r w:rsidRPr="000E7723">
              <w:rPr>
                <w:rStyle w:val="Hyperlink"/>
                <w:b w:val="0"/>
                <w:bCs w:val="0"/>
              </w:rPr>
              <w:t>2.4.</w:t>
            </w:r>
            <w:r w:rsidRPr="000E7723">
              <w:rPr>
                <w:b w:val="0"/>
                <w:bCs w:val="0"/>
                <w:sz w:val="22"/>
                <w:szCs w:val="22"/>
                <w14:scene3d>
                  <w14:camera w14:prst="orthographicFront"/>
                  <w14:lightRig w14:rig="threePt" w14:dir="t">
                    <w14:rot w14:lat="0" w14:lon="0" w14:rev="0"/>
                  </w14:lightRig>
                </w14:scene3d>
              </w:rPr>
              <w:tab/>
            </w:r>
            <w:r w:rsidRPr="000E7723">
              <w:rPr>
                <w:rStyle w:val="Hyperlink"/>
                <w:b w:val="0"/>
                <w:bCs w:val="0"/>
              </w:rPr>
              <w:t>My Account</w:t>
            </w:r>
            <w:r w:rsidRPr="000E7723">
              <w:rPr>
                <w:b w:val="0"/>
                <w:bCs w:val="0"/>
                <w:webHidden/>
              </w:rPr>
              <w:tab/>
            </w:r>
            <w:r w:rsidRPr="000E7723">
              <w:rPr>
                <w:b w:val="0"/>
                <w:bCs w:val="0"/>
                <w:webHidden/>
              </w:rPr>
              <w:fldChar w:fldCharType="begin"/>
            </w:r>
            <w:r w:rsidRPr="000E7723">
              <w:rPr>
                <w:b w:val="0"/>
                <w:bCs w:val="0"/>
                <w:webHidden/>
              </w:rPr>
              <w:instrText xml:space="preserve"> PAGEREF _Toc451778479 \h </w:instrText>
            </w:r>
            <w:r w:rsidRPr="000E7723">
              <w:rPr>
                <w:b w:val="0"/>
                <w:bCs w:val="0"/>
                <w:webHidden/>
              </w:rPr>
            </w:r>
            <w:r w:rsidRPr="000E7723">
              <w:rPr>
                <w:b w:val="0"/>
                <w:bCs w:val="0"/>
                <w:webHidden/>
              </w:rPr>
              <w:fldChar w:fldCharType="separate"/>
            </w:r>
            <w:r w:rsidRPr="000E7723">
              <w:rPr>
                <w:b w:val="0"/>
                <w:bCs w:val="0"/>
                <w:webHidden/>
              </w:rPr>
              <w:t>11</w:t>
            </w:r>
            <w:r w:rsidRPr="000E7723">
              <w:rPr>
                <w:b w:val="0"/>
                <w:bCs w:val="0"/>
                <w:webHidden/>
              </w:rPr>
              <w:fldChar w:fldCharType="end"/>
            </w:r>
          </w:hyperlink>
        </w:p>
        <w:p w14:paraId="6161F181" w14:textId="77777777" w:rsidR="000E7723" w:rsidRPr="000E7723" w:rsidRDefault="000E7723">
          <w:pPr>
            <w:pStyle w:val="TOC2"/>
            <w:rPr>
              <w:b w:val="0"/>
              <w:bCs w:val="0"/>
              <w:sz w:val="22"/>
              <w:szCs w:val="22"/>
              <w14:scene3d>
                <w14:camera w14:prst="orthographicFront"/>
                <w14:lightRig w14:rig="threePt" w14:dir="t">
                  <w14:rot w14:lat="0" w14:lon="0" w14:rev="0"/>
                </w14:lightRig>
              </w14:scene3d>
            </w:rPr>
          </w:pPr>
          <w:hyperlink w:anchor="_Toc451778480" w:history="1">
            <w:r w:rsidRPr="000E7723">
              <w:rPr>
                <w:rStyle w:val="Hyperlink"/>
                <w:b w:val="0"/>
                <w:bCs w:val="0"/>
              </w:rPr>
              <w:t>2.5.</w:t>
            </w:r>
            <w:r w:rsidRPr="000E7723">
              <w:rPr>
                <w:b w:val="0"/>
                <w:bCs w:val="0"/>
                <w:sz w:val="22"/>
                <w:szCs w:val="22"/>
                <w14:scene3d>
                  <w14:camera w14:prst="orthographicFront"/>
                  <w14:lightRig w14:rig="threePt" w14:dir="t">
                    <w14:rot w14:lat="0" w14:lon="0" w14:rev="0"/>
                  </w14:lightRig>
                </w14:scene3d>
              </w:rPr>
              <w:tab/>
            </w:r>
            <w:r w:rsidRPr="000E7723">
              <w:rPr>
                <w:rStyle w:val="Hyperlink"/>
                <w:b w:val="0"/>
                <w:bCs w:val="0"/>
              </w:rPr>
              <w:t>Top Games</w:t>
            </w:r>
            <w:r w:rsidRPr="000E7723">
              <w:rPr>
                <w:b w:val="0"/>
                <w:bCs w:val="0"/>
                <w:webHidden/>
              </w:rPr>
              <w:tab/>
            </w:r>
            <w:r w:rsidRPr="000E7723">
              <w:rPr>
                <w:b w:val="0"/>
                <w:bCs w:val="0"/>
                <w:webHidden/>
              </w:rPr>
              <w:fldChar w:fldCharType="begin"/>
            </w:r>
            <w:r w:rsidRPr="000E7723">
              <w:rPr>
                <w:b w:val="0"/>
                <w:bCs w:val="0"/>
                <w:webHidden/>
              </w:rPr>
              <w:instrText xml:space="preserve"> PAGEREF _Toc451778480 \h </w:instrText>
            </w:r>
            <w:r w:rsidRPr="000E7723">
              <w:rPr>
                <w:b w:val="0"/>
                <w:bCs w:val="0"/>
                <w:webHidden/>
              </w:rPr>
            </w:r>
            <w:r w:rsidRPr="000E7723">
              <w:rPr>
                <w:b w:val="0"/>
                <w:bCs w:val="0"/>
                <w:webHidden/>
              </w:rPr>
              <w:fldChar w:fldCharType="separate"/>
            </w:r>
            <w:r w:rsidRPr="000E7723">
              <w:rPr>
                <w:b w:val="0"/>
                <w:bCs w:val="0"/>
                <w:webHidden/>
              </w:rPr>
              <w:t>12</w:t>
            </w:r>
            <w:r w:rsidRPr="000E7723">
              <w:rPr>
                <w:b w:val="0"/>
                <w:bCs w:val="0"/>
                <w:webHidden/>
              </w:rPr>
              <w:fldChar w:fldCharType="end"/>
            </w:r>
          </w:hyperlink>
        </w:p>
        <w:p w14:paraId="057ABC3B" w14:textId="77777777" w:rsidR="000E7723" w:rsidRPr="000E7723" w:rsidRDefault="000E7723">
          <w:pPr>
            <w:pStyle w:val="TOC2"/>
            <w:rPr>
              <w:b w:val="0"/>
              <w:bCs w:val="0"/>
              <w:sz w:val="22"/>
              <w:szCs w:val="22"/>
              <w14:scene3d>
                <w14:camera w14:prst="orthographicFront"/>
                <w14:lightRig w14:rig="threePt" w14:dir="t">
                  <w14:rot w14:lat="0" w14:lon="0" w14:rev="0"/>
                </w14:lightRig>
              </w14:scene3d>
            </w:rPr>
          </w:pPr>
          <w:hyperlink w:anchor="_Toc451778481" w:history="1">
            <w:r w:rsidRPr="000E7723">
              <w:rPr>
                <w:rStyle w:val="Hyperlink"/>
                <w:b w:val="0"/>
                <w:bCs w:val="0"/>
              </w:rPr>
              <w:t>2.6.</w:t>
            </w:r>
            <w:r w:rsidRPr="000E7723">
              <w:rPr>
                <w:b w:val="0"/>
                <w:bCs w:val="0"/>
                <w:sz w:val="22"/>
                <w:szCs w:val="22"/>
                <w14:scene3d>
                  <w14:camera w14:prst="orthographicFront"/>
                  <w14:lightRig w14:rig="threePt" w14:dir="t">
                    <w14:rot w14:lat="0" w14:lon="0" w14:rev="0"/>
                  </w14:lightRig>
                </w14:scene3d>
              </w:rPr>
              <w:tab/>
            </w:r>
            <w:r w:rsidRPr="000E7723">
              <w:rPr>
                <w:rStyle w:val="Hyperlink"/>
                <w:b w:val="0"/>
                <w:bCs w:val="0"/>
              </w:rPr>
              <w:t>VIP Games</w:t>
            </w:r>
            <w:r w:rsidRPr="000E7723">
              <w:rPr>
                <w:b w:val="0"/>
                <w:bCs w:val="0"/>
                <w:webHidden/>
              </w:rPr>
              <w:tab/>
            </w:r>
            <w:r w:rsidRPr="000E7723">
              <w:rPr>
                <w:b w:val="0"/>
                <w:bCs w:val="0"/>
                <w:webHidden/>
              </w:rPr>
              <w:fldChar w:fldCharType="begin"/>
            </w:r>
            <w:r w:rsidRPr="000E7723">
              <w:rPr>
                <w:b w:val="0"/>
                <w:bCs w:val="0"/>
                <w:webHidden/>
              </w:rPr>
              <w:instrText xml:space="preserve"> PAGEREF _Toc451778481 \h </w:instrText>
            </w:r>
            <w:r w:rsidRPr="000E7723">
              <w:rPr>
                <w:b w:val="0"/>
                <w:bCs w:val="0"/>
                <w:webHidden/>
              </w:rPr>
            </w:r>
            <w:r w:rsidRPr="000E7723">
              <w:rPr>
                <w:b w:val="0"/>
                <w:bCs w:val="0"/>
                <w:webHidden/>
              </w:rPr>
              <w:fldChar w:fldCharType="separate"/>
            </w:r>
            <w:r w:rsidRPr="000E7723">
              <w:rPr>
                <w:b w:val="0"/>
                <w:bCs w:val="0"/>
                <w:webHidden/>
              </w:rPr>
              <w:t>12</w:t>
            </w:r>
            <w:r w:rsidRPr="000E7723">
              <w:rPr>
                <w:b w:val="0"/>
                <w:bCs w:val="0"/>
                <w:webHidden/>
              </w:rPr>
              <w:fldChar w:fldCharType="end"/>
            </w:r>
          </w:hyperlink>
        </w:p>
        <w:p w14:paraId="5093D928" w14:textId="77777777" w:rsidR="000E7723" w:rsidRPr="000E7723" w:rsidRDefault="000E7723">
          <w:pPr>
            <w:pStyle w:val="TOC2"/>
            <w:rPr>
              <w:b w:val="0"/>
              <w:bCs w:val="0"/>
              <w:sz w:val="22"/>
              <w:szCs w:val="22"/>
              <w14:scene3d>
                <w14:camera w14:prst="orthographicFront"/>
                <w14:lightRig w14:rig="threePt" w14:dir="t">
                  <w14:rot w14:lat="0" w14:lon="0" w14:rev="0"/>
                </w14:lightRig>
              </w14:scene3d>
            </w:rPr>
          </w:pPr>
          <w:hyperlink w:anchor="_Toc451778482" w:history="1">
            <w:r w:rsidRPr="000E7723">
              <w:rPr>
                <w:rStyle w:val="Hyperlink"/>
                <w:b w:val="0"/>
                <w:bCs w:val="0"/>
              </w:rPr>
              <w:t>2.7.</w:t>
            </w:r>
            <w:r w:rsidRPr="000E7723">
              <w:rPr>
                <w:b w:val="0"/>
                <w:bCs w:val="0"/>
                <w:sz w:val="22"/>
                <w:szCs w:val="22"/>
                <w14:scene3d>
                  <w14:camera w14:prst="orthographicFront"/>
                  <w14:lightRig w14:rig="threePt" w14:dir="t">
                    <w14:rot w14:lat="0" w14:lon="0" w14:rev="0"/>
                  </w14:lightRig>
                </w14:scene3d>
              </w:rPr>
              <w:tab/>
            </w:r>
            <w:r w:rsidRPr="000E7723">
              <w:rPr>
                <w:rStyle w:val="Hyperlink"/>
                <w:b w:val="0"/>
                <w:bCs w:val="0"/>
              </w:rPr>
              <w:t>Nav Bar options:</w:t>
            </w:r>
            <w:r w:rsidRPr="000E7723">
              <w:rPr>
                <w:b w:val="0"/>
                <w:bCs w:val="0"/>
                <w:webHidden/>
              </w:rPr>
              <w:tab/>
            </w:r>
            <w:r w:rsidRPr="000E7723">
              <w:rPr>
                <w:b w:val="0"/>
                <w:bCs w:val="0"/>
                <w:webHidden/>
              </w:rPr>
              <w:fldChar w:fldCharType="begin"/>
            </w:r>
            <w:r w:rsidRPr="000E7723">
              <w:rPr>
                <w:b w:val="0"/>
                <w:bCs w:val="0"/>
                <w:webHidden/>
              </w:rPr>
              <w:instrText xml:space="preserve"> PAGEREF _Toc451778482 \h </w:instrText>
            </w:r>
            <w:r w:rsidRPr="000E7723">
              <w:rPr>
                <w:b w:val="0"/>
                <w:bCs w:val="0"/>
                <w:webHidden/>
              </w:rPr>
            </w:r>
            <w:r w:rsidRPr="000E7723">
              <w:rPr>
                <w:b w:val="0"/>
                <w:bCs w:val="0"/>
                <w:webHidden/>
              </w:rPr>
              <w:fldChar w:fldCharType="separate"/>
            </w:r>
            <w:r w:rsidRPr="000E7723">
              <w:rPr>
                <w:b w:val="0"/>
                <w:bCs w:val="0"/>
                <w:webHidden/>
              </w:rPr>
              <w:t>13</w:t>
            </w:r>
            <w:r w:rsidRPr="000E7723">
              <w:rPr>
                <w:b w:val="0"/>
                <w:bCs w:val="0"/>
                <w:webHidden/>
              </w:rPr>
              <w:fldChar w:fldCharType="end"/>
            </w:r>
          </w:hyperlink>
        </w:p>
        <w:p w14:paraId="52FEB670" w14:textId="77777777" w:rsidR="000E7723" w:rsidRPr="000E7723" w:rsidRDefault="000E7723">
          <w:pPr>
            <w:pStyle w:val="TOC1"/>
            <w:rPr>
              <w:noProof/>
              <w:sz w:val="22"/>
              <w:szCs w:val="22"/>
            </w:rPr>
          </w:pPr>
          <w:hyperlink w:anchor="_Toc451778483" w:history="1">
            <w:r w:rsidRPr="000E7723">
              <w:rPr>
                <w:rStyle w:val="Hyperlink"/>
                <w:noProof/>
              </w:rPr>
              <w:t>3.</w:t>
            </w:r>
            <w:r w:rsidRPr="000E7723">
              <w:rPr>
                <w:noProof/>
                <w:sz w:val="22"/>
                <w:szCs w:val="22"/>
              </w:rPr>
              <w:tab/>
            </w:r>
            <w:r w:rsidRPr="000E7723">
              <w:rPr>
                <w:rStyle w:val="Hyperlink"/>
                <w:noProof/>
              </w:rPr>
              <w:t>Games</w:t>
            </w:r>
            <w:r w:rsidRPr="000E7723">
              <w:rPr>
                <w:noProof/>
                <w:webHidden/>
              </w:rPr>
              <w:tab/>
            </w:r>
            <w:r w:rsidRPr="000E7723">
              <w:rPr>
                <w:noProof/>
                <w:webHidden/>
              </w:rPr>
              <w:fldChar w:fldCharType="begin"/>
            </w:r>
            <w:r w:rsidRPr="000E7723">
              <w:rPr>
                <w:noProof/>
                <w:webHidden/>
              </w:rPr>
              <w:instrText xml:space="preserve"> PAGEREF _Toc451778483 \h </w:instrText>
            </w:r>
            <w:r w:rsidRPr="000E7723">
              <w:rPr>
                <w:noProof/>
                <w:webHidden/>
              </w:rPr>
            </w:r>
            <w:r w:rsidRPr="000E7723">
              <w:rPr>
                <w:noProof/>
                <w:webHidden/>
              </w:rPr>
              <w:fldChar w:fldCharType="separate"/>
            </w:r>
            <w:r w:rsidRPr="000E7723">
              <w:rPr>
                <w:noProof/>
                <w:webHidden/>
              </w:rPr>
              <w:t>14</w:t>
            </w:r>
            <w:r w:rsidRPr="000E7723">
              <w:rPr>
                <w:noProof/>
                <w:webHidden/>
              </w:rPr>
              <w:fldChar w:fldCharType="end"/>
            </w:r>
          </w:hyperlink>
        </w:p>
        <w:p w14:paraId="10A9B78A" w14:textId="77777777" w:rsidR="000E7723" w:rsidRPr="000E7723" w:rsidRDefault="000E7723">
          <w:pPr>
            <w:pStyle w:val="TOC2"/>
            <w:rPr>
              <w:b w:val="0"/>
              <w:bCs w:val="0"/>
              <w:sz w:val="22"/>
              <w:szCs w:val="22"/>
              <w14:scene3d>
                <w14:camera w14:prst="orthographicFront"/>
                <w14:lightRig w14:rig="threePt" w14:dir="t">
                  <w14:rot w14:lat="0" w14:lon="0" w14:rev="0"/>
                </w14:lightRig>
              </w14:scene3d>
            </w:rPr>
          </w:pPr>
          <w:hyperlink w:anchor="_Toc451778484" w:history="1">
            <w:r w:rsidRPr="000E7723">
              <w:rPr>
                <w:rStyle w:val="Hyperlink"/>
                <w:b w:val="0"/>
                <w:bCs w:val="0"/>
              </w:rPr>
              <w:t>3.1.</w:t>
            </w:r>
            <w:r w:rsidRPr="000E7723">
              <w:rPr>
                <w:b w:val="0"/>
                <w:bCs w:val="0"/>
                <w:sz w:val="22"/>
                <w:szCs w:val="22"/>
                <w14:scene3d>
                  <w14:camera w14:prst="orthographicFront"/>
                  <w14:lightRig w14:rig="threePt" w14:dir="t">
                    <w14:rot w14:lat="0" w14:lon="0" w14:rev="0"/>
                  </w14:lightRig>
                </w14:scene3d>
              </w:rPr>
              <w:tab/>
            </w:r>
            <w:r w:rsidRPr="000E7723">
              <w:rPr>
                <w:rStyle w:val="Hyperlink"/>
                <w:b w:val="0"/>
                <w:bCs w:val="0"/>
              </w:rPr>
              <w:t>Main section</w:t>
            </w:r>
            <w:r w:rsidRPr="000E7723">
              <w:rPr>
                <w:b w:val="0"/>
                <w:bCs w:val="0"/>
                <w:webHidden/>
              </w:rPr>
              <w:tab/>
            </w:r>
            <w:r w:rsidRPr="000E7723">
              <w:rPr>
                <w:b w:val="0"/>
                <w:bCs w:val="0"/>
                <w:webHidden/>
              </w:rPr>
              <w:fldChar w:fldCharType="begin"/>
            </w:r>
            <w:r w:rsidRPr="000E7723">
              <w:rPr>
                <w:b w:val="0"/>
                <w:bCs w:val="0"/>
                <w:webHidden/>
              </w:rPr>
              <w:instrText xml:space="preserve"> PAGEREF _Toc451778484 \h </w:instrText>
            </w:r>
            <w:r w:rsidRPr="000E7723">
              <w:rPr>
                <w:b w:val="0"/>
                <w:bCs w:val="0"/>
                <w:webHidden/>
              </w:rPr>
            </w:r>
            <w:r w:rsidRPr="000E7723">
              <w:rPr>
                <w:b w:val="0"/>
                <w:bCs w:val="0"/>
                <w:webHidden/>
              </w:rPr>
              <w:fldChar w:fldCharType="separate"/>
            </w:r>
            <w:r w:rsidRPr="000E7723">
              <w:rPr>
                <w:b w:val="0"/>
                <w:bCs w:val="0"/>
                <w:webHidden/>
              </w:rPr>
              <w:t>14</w:t>
            </w:r>
            <w:r w:rsidRPr="000E7723">
              <w:rPr>
                <w:b w:val="0"/>
                <w:bCs w:val="0"/>
                <w:webHidden/>
              </w:rPr>
              <w:fldChar w:fldCharType="end"/>
            </w:r>
          </w:hyperlink>
        </w:p>
        <w:p w14:paraId="59F2DC3C" w14:textId="77777777" w:rsidR="000E7723" w:rsidRPr="000E7723" w:rsidRDefault="000E7723">
          <w:pPr>
            <w:pStyle w:val="TOC2"/>
            <w:rPr>
              <w:b w:val="0"/>
              <w:bCs w:val="0"/>
              <w:sz w:val="22"/>
              <w:szCs w:val="22"/>
              <w14:scene3d>
                <w14:camera w14:prst="orthographicFront"/>
                <w14:lightRig w14:rig="threePt" w14:dir="t">
                  <w14:rot w14:lat="0" w14:lon="0" w14:rev="0"/>
                </w14:lightRig>
              </w14:scene3d>
            </w:rPr>
          </w:pPr>
          <w:hyperlink w:anchor="_Toc451778485" w:history="1">
            <w:r w:rsidRPr="000E7723">
              <w:rPr>
                <w:rStyle w:val="Hyperlink"/>
                <w:b w:val="0"/>
                <w:bCs w:val="0"/>
              </w:rPr>
              <w:t>3.2.</w:t>
            </w:r>
            <w:r w:rsidRPr="000E7723">
              <w:rPr>
                <w:b w:val="0"/>
                <w:bCs w:val="0"/>
                <w:sz w:val="22"/>
                <w:szCs w:val="22"/>
                <w14:scene3d>
                  <w14:camera w14:prst="orthographicFront"/>
                  <w14:lightRig w14:rig="threePt" w14:dir="t">
                    <w14:rot w14:lat="0" w14:lon="0" w14:rev="0"/>
                  </w14:lightRig>
                </w14:scene3d>
              </w:rPr>
              <w:tab/>
            </w:r>
            <w:r w:rsidRPr="000E7723">
              <w:rPr>
                <w:rStyle w:val="Hyperlink"/>
                <w:b w:val="0"/>
                <w:bCs w:val="0"/>
              </w:rPr>
              <w:t>Games editing screen</w:t>
            </w:r>
            <w:r w:rsidRPr="000E7723">
              <w:rPr>
                <w:b w:val="0"/>
                <w:bCs w:val="0"/>
                <w:webHidden/>
              </w:rPr>
              <w:tab/>
            </w:r>
            <w:r w:rsidRPr="000E7723">
              <w:rPr>
                <w:b w:val="0"/>
                <w:bCs w:val="0"/>
                <w:webHidden/>
              </w:rPr>
              <w:fldChar w:fldCharType="begin"/>
            </w:r>
            <w:r w:rsidRPr="000E7723">
              <w:rPr>
                <w:b w:val="0"/>
                <w:bCs w:val="0"/>
                <w:webHidden/>
              </w:rPr>
              <w:instrText xml:space="preserve"> PAGEREF _Toc451778485 \h </w:instrText>
            </w:r>
            <w:r w:rsidRPr="000E7723">
              <w:rPr>
                <w:b w:val="0"/>
                <w:bCs w:val="0"/>
                <w:webHidden/>
              </w:rPr>
            </w:r>
            <w:r w:rsidRPr="000E7723">
              <w:rPr>
                <w:b w:val="0"/>
                <w:bCs w:val="0"/>
                <w:webHidden/>
              </w:rPr>
              <w:fldChar w:fldCharType="separate"/>
            </w:r>
            <w:r w:rsidRPr="000E7723">
              <w:rPr>
                <w:b w:val="0"/>
                <w:bCs w:val="0"/>
                <w:webHidden/>
              </w:rPr>
              <w:t>15</w:t>
            </w:r>
            <w:r w:rsidRPr="000E7723">
              <w:rPr>
                <w:b w:val="0"/>
                <w:bCs w:val="0"/>
                <w:webHidden/>
              </w:rPr>
              <w:fldChar w:fldCharType="end"/>
            </w:r>
          </w:hyperlink>
        </w:p>
        <w:p w14:paraId="54F7BEFD" w14:textId="77777777" w:rsidR="000E7723" w:rsidRPr="000E7723" w:rsidRDefault="000E7723">
          <w:pPr>
            <w:pStyle w:val="TOC1"/>
            <w:rPr>
              <w:noProof/>
              <w:sz w:val="22"/>
              <w:szCs w:val="22"/>
            </w:rPr>
          </w:pPr>
          <w:hyperlink w:anchor="_Toc451778486" w:history="1">
            <w:r w:rsidRPr="000E7723">
              <w:rPr>
                <w:rStyle w:val="Hyperlink"/>
                <w:noProof/>
              </w:rPr>
              <w:t>4.</w:t>
            </w:r>
            <w:r w:rsidRPr="000E7723">
              <w:rPr>
                <w:noProof/>
                <w:sz w:val="22"/>
                <w:szCs w:val="22"/>
              </w:rPr>
              <w:tab/>
            </w:r>
            <w:r w:rsidRPr="000E7723">
              <w:rPr>
                <w:rStyle w:val="Hyperlink"/>
                <w:noProof/>
              </w:rPr>
              <w:t>Save AS</w:t>
            </w:r>
            <w:r w:rsidRPr="000E7723">
              <w:rPr>
                <w:noProof/>
                <w:webHidden/>
              </w:rPr>
              <w:tab/>
            </w:r>
            <w:r w:rsidRPr="000E7723">
              <w:rPr>
                <w:noProof/>
                <w:webHidden/>
              </w:rPr>
              <w:fldChar w:fldCharType="begin"/>
            </w:r>
            <w:r w:rsidRPr="000E7723">
              <w:rPr>
                <w:noProof/>
                <w:webHidden/>
              </w:rPr>
              <w:instrText xml:space="preserve"> PAGEREF _Toc451778486 \h </w:instrText>
            </w:r>
            <w:r w:rsidRPr="000E7723">
              <w:rPr>
                <w:noProof/>
                <w:webHidden/>
              </w:rPr>
            </w:r>
            <w:r w:rsidRPr="000E7723">
              <w:rPr>
                <w:noProof/>
                <w:webHidden/>
              </w:rPr>
              <w:fldChar w:fldCharType="separate"/>
            </w:r>
            <w:r w:rsidRPr="000E7723">
              <w:rPr>
                <w:noProof/>
                <w:webHidden/>
              </w:rPr>
              <w:t>18</w:t>
            </w:r>
            <w:r w:rsidRPr="000E7723">
              <w:rPr>
                <w:noProof/>
                <w:webHidden/>
              </w:rPr>
              <w:fldChar w:fldCharType="end"/>
            </w:r>
          </w:hyperlink>
        </w:p>
        <w:p w14:paraId="3F66DDE8" w14:textId="77777777" w:rsidR="000E7723" w:rsidRPr="000E7723" w:rsidRDefault="000E7723">
          <w:pPr>
            <w:pStyle w:val="TOC2"/>
            <w:rPr>
              <w:b w:val="0"/>
              <w:bCs w:val="0"/>
              <w:sz w:val="22"/>
              <w:szCs w:val="22"/>
              <w14:scene3d>
                <w14:camera w14:prst="orthographicFront"/>
                <w14:lightRig w14:rig="threePt" w14:dir="t">
                  <w14:rot w14:lat="0" w14:lon="0" w14:rev="0"/>
                </w14:lightRig>
              </w14:scene3d>
            </w:rPr>
          </w:pPr>
          <w:hyperlink w:anchor="_Toc451778487" w:history="1">
            <w:r w:rsidRPr="000E7723">
              <w:rPr>
                <w:rStyle w:val="Hyperlink"/>
                <w:b w:val="0"/>
                <w:bCs w:val="0"/>
              </w:rPr>
              <w:t>4.1.</w:t>
            </w:r>
            <w:r w:rsidRPr="000E7723">
              <w:rPr>
                <w:b w:val="0"/>
                <w:bCs w:val="0"/>
                <w:sz w:val="22"/>
                <w:szCs w:val="22"/>
                <w14:scene3d>
                  <w14:camera w14:prst="orthographicFront"/>
                  <w14:lightRig w14:rig="threePt" w14:dir="t">
                    <w14:rot w14:lat="0" w14:lon="0" w14:rev="0"/>
                  </w14:lightRig>
                </w14:scene3d>
              </w:rPr>
              <w:tab/>
            </w:r>
            <w:r w:rsidRPr="000E7723">
              <w:rPr>
                <w:rStyle w:val="Hyperlink"/>
                <w:b w:val="0"/>
                <w:bCs w:val="0"/>
              </w:rPr>
              <w:t>Details</w:t>
            </w:r>
            <w:r w:rsidRPr="000E7723">
              <w:rPr>
                <w:b w:val="0"/>
                <w:bCs w:val="0"/>
                <w:webHidden/>
              </w:rPr>
              <w:tab/>
            </w:r>
            <w:r w:rsidRPr="000E7723">
              <w:rPr>
                <w:b w:val="0"/>
                <w:bCs w:val="0"/>
                <w:webHidden/>
              </w:rPr>
              <w:fldChar w:fldCharType="begin"/>
            </w:r>
            <w:r w:rsidRPr="000E7723">
              <w:rPr>
                <w:b w:val="0"/>
                <w:bCs w:val="0"/>
                <w:webHidden/>
              </w:rPr>
              <w:instrText xml:space="preserve"> PAGEREF _Toc451778487 \h </w:instrText>
            </w:r>
            <w:r w:rsidRPr="000E7723">
              <w:rPr>
                <w:b w:val="0"/>
                <w:bCs w:val="0"/>
                <w:webHidden/>
              </w:rPr>
            </w:r>
            <w:r w:rsidRPr="000E7723">
              <w:rPr>
                <w:b w:val="0"/>
                <w:bCs w:val="0"/>
                <w:webHidden/>
              </w:rPr>
              <w:fldChar w:fldCharType="separate"/>
            </w:r>
            <w:r w:rsidRPr="000E7723">
              <w:rPr>
                <w:b w:val="0"/>
                <w:bCs w:val="0"/>
                <w:webHidden/>
              </w:rPr>
              <w:t>18</w:t>
            </w:r>
            <w:r w:rsidRPr="000E7723">
              <w:rPr>
                <w:b w:val="0"/>
                <w:bCs w:val="0"/>
                <w:webHidden/>
              </w:rPr>
              <w:fldChar w:fldCharType="end"/>
            </w:r>
          </w:hyperlink>
        </w:p>
        <w:p w14:paraId="685BD9A2" w14:textId="77777777" w:rsidR="000E7723" w:rsidRPr="000E7723" w:rsidRDefault="000E7723">
          <w:pPr>
            <w:pStyle w:val="TOC2"/>
            <w:rPr>
              <w:b w:val="0"/>
              <w:bCs w:val="0"/>
              <w:sz w:val="22"/>
              <w:szCs w:val="22"/>
              <w14:scene3d>
                <w14:camera w14:prst="orthographicFront"/>
                <w14:lightRig w14:rig="threePt" w14:dir="t">
                  <w14:rot w14:lat="0" w14:lon="0" w14:rev="0"/>
                </w14:lightRig>
              </w14:scene3d>
            </w:rPr>
          </w:pPr>
          <w:hyperlink w:anchor="_Toc451778488" w:history="1">
            <w:r w:rsidRPr="000E7723">
              <w:rPr>
                <w:rStyle w:val="Hyperlink"/>
                <w:b w:val="0"/>
                <w:bCs w:val="0"/>
              </w:rPr>
              <w:t>4.2.</w:t>
            </w:r>
            <w:r w:rsidRPr="000E7723">
              <w:rPr>
                <w:b w:val="0"/>
                <w:bCs w:val="0"/>
                <w:sz w:val="22"/>
                <w:szCs w:val="22"/>
                <w14:scene3d>
                  <w14:camera w14:prst="orthographicFront"/>
                  <w14:lightRig w14:rig="threePt" w14:dir="t">
                    <w14:rot w14:lat="0" w14:lon="0" w14:rev="0"/>
                  </w14:lightRig>
                </w14:scene3d>
              </w:rPr>
              <w:tab/>
            </w:r>
            <w:r w:rsidRPr="000E7723">
              <w:rPr>
                <w:rStyle w:val="Hyperlink"/>
                <w:b w:val="0"/>
                <w:bCs w:val="0"/>
              </w:rPr>
              <w:t>Main section</w:t>
            </w:r>
            <w:r w:rsidRPr="000E7723">
              <w:rPr>
                <w:b w:val="0"/>
                <w:bCs w:val="0"/>
                <w:webHidden/>
              </w:rPr>
              <w:tab/>
            </w:r>
            <w:r w:rsidRPr="000E7723">
              <w:rPr>
                <w:b w:val="0"/>
                <w:bCs w:val="0"/>
                <w:webHidden/>
              </w:rPr>
              <w:fldChar w:fldCharType="begin"/>
            </w:r>
            <w:r w:rsidRPr="000E7723">
              <w:rPr>
                <w:b w:val="0"/>
                <w:bCs w:val="0"/>
                <w:webHidden/>
              </w:rPr>
              <w:instrText xml:space="preserve"> PAGEREF _Toc451778488 \h </w:instrText>
            </w:r>
            <w:r w:rsidRPr="000E7723">
              <w:rPr>
                <w:b w:val="0"/>
                <w:bCs w:val="0"/>
                <w:webHidden/>
              </w:rPr>
            </w:r>
            <w:r w:rsidRPr="000E7723">
              <w:rPr>
                <w:b w:val="0"/>
                <w:bCs w:val="0"/>
                <w:webHidden/>
              </w:rPr>
              <w:fldChar w:fldCharType="separate"/>
            </w:r>
            <w:r w:rsidRPr="000E7723">
              <w:rPr>
                <w:b w:val="0"/>
                <w:bCs w:val="0"/>
                <w:webHidden/>
              </w:rPr>
              <w:t>18</w:t>
            </w:r>
            <w:r w:rsidRPr="000E7723">
              <w:rPr>
                <w:b w:val="0"/>
                <w:bCs w:val="0"/>
                <w:webHidden/>
              </w:rPr>
              <w:fldChar w:fldCharType="end"/>
            </w:r>
          </w:hyperlink>
        </w:p>
        <w:p w14:paraId="26B8F937" w14:textId="77777777" w:rsidR="000E7723" w:rsidRPr="000E7723" w:rsidRDefault="000E7723">
          <w:pPr>
            <w:pStyle w:val="TOC2"/>
            <w:rPr>
              <w:b w:val="0"/>
              <w:bCs w:val="0"/>
              <w:sz w:val="22"/>
              <w:szCs w:val="22"/>
              <w14:scene3d>
                <w14:camera w14:prst="orthographicFront"/>
                <w14:lightRig w14:rig="threePt" w14:dir="t">
                  <w14:rot w14:lat="0" w14:lon="0" w14:rev="0"/>
                </w14:lightRig>
              </w14:scene3d>
            </w:rPr>
          </w:pPr>
          <w:hyperlink w:anchor="_Toc451778489" w:history="1">
            <w:r w:rsidRPr="000E7723">
              <w:rPr>
                <w:rStyle w:val="Hyperlink"/>
                <w:b w:val="0"/>
                <w:bCs w:val="0"/>
              </w:rPr>
              <w:t>4.3.</w:t>
            </w:r>
            <w:r w:rsidRPr="000E7723">
              <w:rPr>
                <w:b w:val="0"/>
                <w:bCs w:val="0"/>
                <w:sz w:val="22"/>
                <w:szCs w:val="22"/>
                <w14:scene3d>
                  <w14:camera w14:prst="orthographicFront"/>
                  <w14:lightRig w14:rig="threePt" w14:dir="t">
                    <w14:rot w14:lat="0" w14:lon="0" w14:rev="0"/>
                  </w14:lightRig>
                </w14:scene3d>
              </w:rPr>
              <w:tab/>
            </w:r>
            <w:r w:rsidRPr="000E7723">
              <w:rPr>
                <w:rStyle w:val="Hyperlink"/>
                <w:b w:val="0"/>
                <w:bCs w:val="0"/>
              </w:rPr>
              <w:t>Nav Bar (Footer)</w:t>
            </w:r>
            <w:r w:rsidRPr="000E7723">
              <w:rPr>
                <w:b w:val="0"/>
                <w:bCs w:val="0"/>
                <w:webHidden/>
              </w:rPr>
              <w:tab/>
            </w:r>
            <w:r w:rsidRPr="000E7723">
              <w:rPr>
                <w:b w:val="0"/>
                <w:bCs w:val="0"/>
                <w:webHidden/>
              </w:rPr>
              <w:fldChar w:fldCharType="begin"/>
            </w:r>
            <w:r w:rsidRPr="000E7723">
              <w:rPr>
                <w:b w:val="0"/>
                <w:bCs w:val="0"/>
                <w:webHidden/>
              </w:rPr>
              <w:instrText xml:space="preserve"> PAGEREF _Toc451778489 \h </w:instrText>
            </w:r>
            <w:r w:rsidRPr="000E7723">
              <w:rPr>
                <w:b w:val="0"/>
                <w:bCs w:val="0"/>
                <w:webHidden/>
              </w:rPr>
            </w:r>
            <w:r w:rsidRPr="000E7723">
              <w:rPr>
                <w:b w:val="0"/>
                <w:bCs w:val="0"/>
                <w:webHidden/>
              </w:rPr>
              <w:fldChar w:fldCharType="separate"/>
            </w:r>
            <w:r w:rsidRPr="000E7723">
              <w:rPr>
                <w:b w:val="0"/>
                <w:bCs w:val="0"/>
                <w:webHidden/>
              </w:rPr>
              <w:t>19</w:t>
            </w:r>
            <w:r w:rsidRPr="000E7723">
              <w:rPr>
                <w:b w:val="0"/>
                <w:bCs w:val="0"/>
                <w:webHidden/>
              </w:rPr>
              <w:fldChar w:fldCharType="end"/>
            </w:r>
          </w:hyperlink>
        </w:p>
        <w:p w14:paraId="213D72E6" w14:textId="77777777" w:rsidR="000E7723" w:rsidRPr="000E7723" w:rsidRDefault="000E7723">
          <w:pPr>
            <w:pStyle w:val="TOC1"/>
            <w:rPr>
              <w:noProof/>
              <w:sz w:val="22"/>
              <w:szCs w:val="22"/>
            </w:rPr>
          </w:pPr>
          <w:hyperlink w:anchor="_Toc451778490" w:history="1">
            <w:r w:rsidRPr="000E7723">
              <w:rPr>
                <w:rStyle w:val="Hyperlink"/>
                <w:noProof/>
              </w:rPr>
              <w:t>5.</w:t>
            </w:r>
            <w:r w:rsidRPr="000E7723">
              <w:rPr>
                <w:noProof/>
                <w:sz w:val="22"/>
                <w:szCs w:val="22"/>
              </w:rPr>
              <w:tab/>
            </w:r>
            <w:r w:rsidRPr="000E7723">
              <w:rPr>
                <w:rStyle w:val="Hyperlink"/>
                <w:noProof/>
              </w:rPr>
              <w:t>Dynamic layouts</w:t>
            </w:r>
            <w:r w:rsidRPr="000E7723">
              <w:rPr>
                <w:noProof/>
                <w:webHidden/>
              </w:rPr>
              <w:tab/>
            </w:r>
            <w:r w:rsidRPr="000E7723">
              <w:rPr>
                <w:noProof/>
                <w:webHidden/>
              </w:rPr>
              <w:fldChar w:fldCharType="begin"/>
            </w:r>
            <w:r w:rsidRPr="000E7723">
              <w:rPr>
                <w:noProof/>
                <w:webHidden/>
              </w:rPr>
              <w:instrText xml:space="preserve"> PAGEREF _Toc451778490 \h </w:instrText>
            </w:r>
            <w:r w:rsidRPr="000E7723">
              <w:rPr>
                <w:noProof/>
                <w:webHidden/>
              </w:rPr>
            </w:r>
            <w:r w:rsidRPr="000E7723">
              <w:rPr>
                <w:noProof/>
                <w:webHidden/>
              </w:rPr>
              <w:fldChar w:fldCharType="separate"/>
            </w:r>
            <w:r w:rsidRPr="000E7723">
              <w:rPr>
                <w:noProof/>
                <w:webHidden/>
              </w:rPr>
              <w:t>20</w:t>
            </w:r>
            <w:r w:rsidRPr="000E7723">
              <w:rPr>
                <w:noProof/>
                <w:webHidden/>
              </w:rPr>
              <w:fldChar w:fldCharType="end"/>
            </w:r>
          </w:hyperlink>
        </w:p>
        <w:p w14:paraId="4D6D92B5" w14:textId="77777777" w:rsidR="000E7723" w:rsidRPr="000E7723" w:rsidRDefault="000E7723">
          <w:pPr>
            <w:pStyle w:val="TOC2"/>
            <w:rPr>
              <w:b w:val="0"/>
              <w:bCs w:val="0"/>
              <w:sz w:val="22"/>
              <w:szCs w:val="22"/>
              <w14:scene3d>
                <w14:camera w14:prst="orthographicFront"/>
                <w14:lightRig w14:rig="threePt" w14:dir="t">
                  <w14:rot w14:lat="0" w14:lon="0" w14:rev="0"/>
                </w14:lightRig>
              </w14:scene3d>
            </w:rPr>
          </w:pPr>
          <w:hyperlink w:anchor="_Toc451778491" w:history="1">
            <w:r w:rsidRPr="000E7723">
              <w:rPr>
                <w:rStyle w:val="Hyperlink"/>
                <w:b w:val="0"/>
                <w:bCs w:val="0"/>
              </w:rPr>
              <w:t>5.1.</w:t>
            </w:r>
            <w:r w:rsidRPr="000E7723">
              <w:rPr>
                <w:b w:val="0"/>
                <w:bCs w:val="0"/>
                <w:sz w:val="22"/>
                <w:szCs w:val="22"/>
                <w14:scene3d>
                  <w14:camera w14:prst="orthographicFront"/>
                  <w14:lightRig w14:rig="threePt" w14:dir="t">
                    <w14:rot w14:lat="0" w14:lon="0" w14:rev="0"/>
                  </w14:lightRig>
                </w14:scene3d>
              </w:rPr>
              <w:tab/>
            </w:r>
            <w:r w:rsidRPr="000E7723">
              <w:rPr>
                <w:rStyle w:val="Hyperlink"/>
                <w:b w:val="0"/>
                <w:bCs w:val="0"/>
              </w:rPr>
              <w:t>Main section</w:t>
            </w:r>
            <w:r w:rsidRPr="000E7723">
              <w:rPr>
                <w:b w:val="0"/>
                <w:bCs w:val="0"/>
                <w:webHidden/>
              </w:rPr>
              <w:tab/>
            </w:r>
            <w:r w:rsidRPr="000E7723">
              <w:rPr>
                <w:b w:val="0"/>
                <w:bCs w:val="0"/>
                <w:webHidden/>
              </w:rPr>
              <w:fldChar w:fldCharType="begin"/>
            </w:r>
            <w:r w:rsidRPr="000E7723">
              <w:rPr>
                <w:b w:val="0"/>
                <w:bCs w:val="0"/>
                <w:webHidden/>
              </w:rPr>
              <w:instrText xml:space="preserve"> PAGEREF _Toc451778491 \h </w:instrText>
            </w:r>
            <w:r w:rsidRPr="000E7723">
              <w:rPr>
                <w:b w:val="0"/>
                <w:bCs w:val="0"/>
                <w:webHidden/>
              </w:rPr>
            </w:r>
            <w:r w:rsidRPr="000E7723">
              <w:rPr>
                <w:b w:val="0"/>
                <w:bCs w:val="0"/>
                <w:webHidden/>
              </w:rPr>
              <w:fldChar w:fldCharType="separate"/>
            </w:r>
            <w:r w:rsidRPr="000E7723">
              <w:rPr>
                <w:b w:val="0"/>
                <w:bCs w:val="0"/>
                <w:webHidden/>
              </w:rPr>
              <w:t>20</w:t>
            </w:r>
            <w:r w:rsidRPr="000E7723">
              <w:rPr>
                <w:b w:val="0"/>
                <w:bCs w:val="0"/>
                <w:webHidden/>
              </w:rPr>
              <w:fldChar w:fldCharType="end"/>
            </w:r>
          </w:hyperlink>
        </w:p>
        <w:p w14:paraId="7FA20995" w14:textId="77777777" w:rsidR="000E7723" w:rsidRPr="000E7723" w:rsidRDefault="000E7723">
          <w:pPr>
            <w:pStyle w:val="TOC2"/>
            <w:rPr>
              <w:b w:val="0"/>
              <w:bCs w:val="0"/>
              <w:sz w:val="22"/>
              <w:szCs w:val="22"/>
              <w14:scene3d>
                <w14:camera w14:prst="orthographicFront"/>
                <w14:lightRig w14:rig="threePt" w14:dir="t">
                  <w14:rot w14:lat="0" w14:lon="0" w14:rev="0"/>
                </w14:lightRig>
              </w14:scene3d>
            </w:rPr>
          </w:pPr>
          <w:hyperlink w:anchor="_Toc451778492" w:history="1">
            <w:r w:rsidRPr="000E7723">
              <w:rPr>
                <w:rStyle w:val="Hyperlink"/>
                <w:b w:val="0"/>
                <w:bCs w:val="0"/>
              </w:rPr>
              <w:t>5.2.</w:t>
            </w:r>
            <w:r w:rsidRPr="000E7723">
              <w:rPr>
                <w:b w:val="0"/>
                <w:bCs w:val="0"/>
                <w:sz w:val="22"/>
                <w:szCs w:val="22"/>
                <w14:scene3d>
                  <w14:camera w14:prst="orthographicFront"/>
                  <w14:lightRig w14:rig="threePt" w14:dir="t">
                    <w14:rot w14:lat="0" w14:lon="0" w14:rev="0"/>
                  </w14:lightRig>
                </w14:scene3d>
              </w:rPr>
              <w:tab/>
            </w:r>
            <w:r w:rsidRPr="000E7723">
              <w:rPr>
                <w:rStyle w:val="Hyperlink"/>
                <w:b w:val="0"/>
                <w:bCs w:val="0"/>
              </w:rPr>
              <w:t>Dynamic layout parameters</w:t>
            </w:r>
            <w:r w:rsidRPr="000E7723">
              <w:rPr>
                <w:b w:val="0"/>
                <w:bCs w:val="0"/>
                <w:webHidden/>
              </w:rPr>
              <w:tab/>
            </w:r>
            <w:r w:rsidRPr="000E7723">
              <w:rPr>
                <w:b w:val="0"/>
                <w:bCs w:val="0"/>
                <w:webHidden/>
              </w:rPr>
              <w:fldChar w:fldCharType="begin"/>
            </w:r>
            <w:r w:rsidRPr="000E7723">
              <w:rPr>
                <w:b w:val="0"/>
                <w:bCs w:val="0"/>
                <w:webHidden/>
              </w:rPr>
              <w:instrText xml:space="preserve"> PAGEREF _Toc451778492 \h </w:instrText>
            </w:r>
            <w:r w:rsidRPr="000E7723">
              <w:rPr>
                <w:b w:val="0"/>
                <w:bCs w:val="0"/>
                <w:webHidden/>
              </w:rPr>
            </w:r>
            <w:r w:rsidRPr="000E7723">
              <w:rPr>
                <w:b w:val="0"/>
                <w:bCs w:val="0"/>
                <w:webHidden/>
              </w:rPr>
              <w:fldChar w:fldCharType="separate"/>
            </w:r>
            <w:r w:rsidRPr="000E7723">
              <w:rPr>
                <w:b w:val="0"/>
                <w:bCs w:val="0"/>
                <w:webHidden/>
              </w:rPr>
              <w:t>21</w:t>
            </w:r>
            <w:r w:rsidRPr="000E7723">
              <w:rPr>
                <w:b w:val="0"/>
                <w:bCs w:val="0"/>
                <w:webHidden/>
              </w:rPr>
              <w:fldChar w:fldCharType="end"/>
            </w:r>
          </w:hyperlink>
        </w:p>
        <w:p w14:paraId="0656A58C" w14:textId="77777777" w:rsidR="000E7723" w:rsidRPr="000E7723" w:rsidRDefault="000E7723">
          <w:pPr>
            <w:pStyle w:val="TOC2"/>
            <w:rPr>
              <w:b w:val="0"/>
              <w:bCs w:val="0"/>
              <w:sz w:val="22"/>
              <w:szCs w:val="22"/>
              <w14:scene3d>
                <w14:camera w14:prst="orthographicFront"/>
                <w14:lightRig w14:rig="threePt" w14:dir="t">
                  <w14:rot w14:lat="0" w14:lon="0" w14:rev="0"/>
                </w14:lightRig>
              </w14:scene3d>
            </w:rPr>
          </w:pPr>
          <w:hyperlink w:anchor="_Toc451778493" w:history="1">
            <w:r w:rsidRPr="000E7723">
              <w:rPr>
                <w:rStyle w:val="Hyperlink"/>
                <w:b w:val="0"/>
                <w:bCs w:val="0"/>
              </w:rPr>
              <w:t>5.3.</w:t>
            </w:r>
            <w:r w:rsidRPr="000E7723">
              <w:rPr>
                <w:b w:val="0"/>
                <w:bCs w:val="0"/>
                <w:sz w:val="22"/>
                <w:szCs w:val="22"/>
                <w14:scene3d>
                  <w14:camera w14:prst="orthographicFront"/>
                  <w14:lightRig w14:rig="threePt" w14:dir="t">
                    <w14:rot w14:lat="0" w14:lon="0" w14:rev="0"/>
                  </w14:lightRig>
                </w14:scene3d>
              </w:rPr>
              <w:tab/>
            </w:r>
            <w:r w:rsidRPr="000E7723">
              <w:rPr>
                <w:rStyle w:val="Hyperlink"/>
                <w:b w:val="0"/>
                <w:bCs w:val="0"/>
              </w:rPr>
              <w:t>Nav Bar (Footer)</w:t>
            </w:r>
            <w:r w:rsidRPr="000E7723">
              <w:rPr>
                <w:b w:val="0"/>
                <w:bCs w:val="0"/>
                <w:webHidden/>
              </w:rPr>
              <w:tab/>
            </w:r>
            <w:r w:rsidRPr="000E7723">
              <w:rPr>
                <w:b w:val="0"/>
                <w:bCs w:val="0"/>
                <w:webHidden/>
              </w:rPr>
              <w:fldChar w:fldCharType="begin"/>
            </w:r>
            <w:r w:rsidRPr="000E7723">
              <w:rPr>
                <w:b w:val="0"/>
                <w:bCs w:val="0"/>
                <w:webHidden/>
              </w:rPr>
              <w:instrText xml:space="preserve"> PAGEREF _Toc451778493 \h </w:instrText>
            </w:r>
            <w:r w:rsidRPr="000E7723">
              <w:rPr>
                <w:b w:val="0"/>
                <w:bCs w:val="0"/>
                <w:webHidden/>
              </w:rPr>
            </w:r>
            <w:r w:rsidRPr="000E7723">
              <w:rPr>
                <w:b w:val="0"/>
                <w:bCs w:val="0"/>
                <w:webHidden/>
              </w:rPr>
              <w:fldChar w:fldCharType="separate"/>
            </w:r>
            <w:r w:rsidRPr="000E7723">
              <w:rPr>
                <w:b w:val="0"/>
                <w:bCs w:val="0"/>
                <w:webHidden/>
              </w:rPr>
              <w:t>23</w:t>
            </w:r>
            <w:r w:rsidRPr="000E7723">
              <w:rPr>
                <w:b w:val="0"/>
                <w:bCs w:val="0"/>
                <w:webHidden/>
              </w:rPr>
              <w:fldChar w:fldCharType="end"/>
            </w:r>
          </w:hyperlink>
        </w:p>
        <w:p w14:paraId="4519AE9F" w14:textId="77777777" w:rsidR="000E7723" w:rsidRPr="000E7723" w:rsidRDefault="000E7723">
          <w:pPr>
            <w:pStyle w:val="TOC1"/>
            <w:rPr>
              <w:noProof/>
              <w:sz w:val="22"/>
              <w:szCs w:val="22"/>
            </w:rPr>
          </w:pPr>
          <w:hyperlink w:anchor="_Toc451778494" w:history="1">
            <w:r w:rsidRPr="000E7723">
              <w:rPr>
                <w:rStyle w:val="Hyperlink"/>
                <w:noProof/>
              </w:rPr>
              <w:t>6.</w:t>
            </w:r>
            <w:r w:rsidRPr="000E7723">
              <w:rPr>
                <w:noProof/>
                <w:sz w:val="22"/>
                <w:szCs w:val="22"/>
              </w:rPr>
              <w:tab/>
            </w:r>
            <w:r w:rsidRPr="000E7723">
              <w:rPr>
                <w:rStyle w:val="Hyperlink"/>
                <w:noProof/>
              </w:rPr>
              <w:t>View mockup</w:t>
            </w:r>
            <w:r w:rsidRPr="000E7723">
              <w:rPr>
                <w:noProof/>
                <w:webHidden/>
              </w:rPr>
              <w:tab/>
            </w:r>
            <w:r w:rsidRPr="000E7723">
              <w:rPr>
                <w:noProof/>
                <w:webHidden/>
              </w:rPr>
              <w:fldChar w:fldCharType="begin"/>
            </w:r>
            <w:r w:rsidRPr="000E7723">
              <w:rPr>
                <w:noProof/>
                <w:webHidden/>
              </w:rPr>
              <w:instrText xml:space="preserve"> PAGEREF _Toc451778494 \h </w:instrText>
            </w:r>
            <w:r w:rsidRPr="000E7723">
              <w:rPr>
                <w:noProof/>
                <w:webHidden/>
              </w:rPr>
            </w:r>
            <w:r w:rsidRPr="000E7723">
              <w:rPr>
                <w:noProof/>
                <w:webHidden/>
              </w:rPr>
              <w:fldChar w:fldCharType="separate"/>
            </w:r>
            <w:r w:rsidRPr="000E7723">
              <w:rPr>
                <w:noProof/>
                <w:webHidden/>
              </w:rPr>
              <w:t>25</w:t>
            </w:r>
            <w:r w:rsidRPr="000E7723">
              <w:rPr>
                <w:noProof/>
                <w:webHidden/>
              </w:rPr>
              <w:fldChar w:fldCharType="end"/>
            </w:r>
          </w:hyperlink>
        </w:p>
        <w:p w14:paraId="054CDD89" w14:textId="77777777" w:rsidR="000E7723" w:rsidRPr="000E7723" w:rsidRDefault="000E7723">
          <w:pPr>
            <w:pStyle w:val="TOC2"/>
            <w:rPr>
              <w:b w:val="0"/>
              <w:bCs w:val="0"/>
              <w:sz w:val="22"/>
              <w:szCs w:val="22"/>
              <w14:scene3d>
                <w14:camera w14:prst="orthographicFront"/>
                <w14:lightRig w14:rig="threePt" w14:dir="t">
                  <w14:rot w14:lat="0" w14:lon="0" w14:rev="0"/>
                </w14:lightRig>
              </w14:scene3d>
            </w:rPr>
          </w:pPr>
          <w:hyperlink w:anchor="_Toc451778495" w:history="1">
            <w:r w:rsidRPr="000E7723">
              <w:rPr>
                <w:rStyle w:val="Hyperlink"/>
                <w:b w:val="0"/>
                <w:bCs w:val="0"/>
              </w:rPr>
              <w:t>6.1.</w:t>
            </w:r>
            <w:r w:rsidRPr="000E7723">
              <w:rPr>
                <w:b w:val="0"/>
                <w:bCs w:val="0"/>
                <w:sz w:val="22"/>
                <w:szCs w:val="22"/>
                <w14:scene3d>
                  <w14:camera w14:prst="orthographicFront"/>
                  <w14:lightRig w14:rig="threePt" w14:dir="t">
                    <w14:rot w14:lat="0" w14:lon="0" w14:rev="0"/>
                  </w14:lightRig>
                </w14:scene3d>
              </w:rPr>
              <w:tab/>
            </w:r>
            <w:r w:rsidRPr="000E7723">
              <w:rPr>
                <w:rStyle w:val="Hyperlink"/>
                <w:b w:val="0"/>
                <w:bCs w:val="0"/>
              </w:rPr>
              <w:t>Details</w:t>
            </w:r>
            <w:r w:rsidRPr="000E7723">
              <w:rPr>
                <w:b w:val="0"/>
                <w:bCs w:val="0"/>
                <w:webHidden/>
              </w:rPr>
              <w:tab/>
            </w:r>
            <w:r w:rsidRPr="000E7723">
              <w:rPr>
                <w:b w:val="0"/>
                <w:bCs w:val="0"/>
                <w:webHidden/>
              </w:rPr>
              <w:fldChar w:fldCharType="begin"/>
            </w:r>
            <w:r w:rsidRPr="000E7723">
              <w:rPr>
                <w:b w:val="0"/>
                <w:bCs w:val="0"/>
                <w:webHidden/>
              </w:rPr>
              <w:instrText xml:space="preserve"> PAGEREF _Toc451778495 \h </w:instrText>
            </w:r>
            <w:r w:rsidRPr="000E7723">
              <w:rPr>
                <w:b w:val="0"/>
                <w:bCs w:val="0"/>
                <w:webHidden/>
              </w:rPr>
            </w:r>
            <w:r w:rsidRPr="000E7723">
              <w:rPr>
                <w:b w:val="0"/>
                <w:bCs w:val="0"/>
                <w:webHidden/>
              </w:rPr>
              <w:fldChar w:fldCharType="separate"/>
            </w:r>
            <w:r w:rsidRPr="000E7723">
              <w:rPr>
                <w:b w:val="0"/>
                <w:bCs w:val="0"/>
                <w:webHidden/>
              </w:rPr>
              <w:t>25</w:t>
            </w:r>
            <w:r w:rsidRPr="000E7723">
              <w:rPr>
                <w:b w:val="0"/>
                <w:bCs w:val="0"/>
                <w:webHidden/>
              </w:rPr>
              <w:fldChar w:fldCharType="end"/>
            </w:r>
          </w:hyperlink>
        </w:p>
        <w:p w14:paraId="70DB8717" w14:textId="77777777" w:rsidR="000E7723" w:rsidRPr="000E7723" w:rsidRDefault="000E7723">
          <w:pPr>
            <w:pStyle w:val="TOC1"/>
            <w:rPr>
              <w:noProof/>
              <w:sz w:val="22"/>
              <w:szCs w:val="22"/>
            </w:rPr>
          </w:pPr>
          <w:hyperlink w:anchor="_Toc451778496" w:history="1">
            <w:r w:rsidRPr="000E7723">
              <w:rPr>
                <w:rStyle w:val="Hyperlink"/>
                <w:noProof/>
              </w:rPr>
              <w:t>7.</w:t>
            </w:r>
            <w:r w:rsidRPr="000E7723">
              <w:rPr>
                <w:noProof/>
                <w:sz w:val="22"/>
                <w:szCs w:val="22"/>
              </w:rPr>
              <w:tab/>
            </w:r>
            <w:r w:rsidRPr="000E7723">
              <w:rPr>
                <w:rStyle w:val="Hyperlink"/>
                <w:noProof/>
              </w:rPr>
              <w:t>Save Draft</w:t>
            </w:r>
            <w:r w:rsidRPr="000E7723">
              <w:rPr>
                <w:noProof/>
                <w:webHidden/>
              </w:rPr>
              <w:tab/>
            </w:r>
            <w:r w:rsidRPr="000E7723">
              <w:rPr>
                <w:noProof/>
                <w:webHidden/>
              </w:rPr>
              <w:fldChar w:fldCharType="begin"/>
            </w:r>
            <w:r w:rsidRPr="000E7723">
              <w:rPr>
                <w:noProof/>
                <w:webHidden/>
              </w:rPr>
              <w:instrText xml:space="preserve"> PAGEREF _Toc451778496 \h </w:instrText>
            </w:r>
            <w:r w:rsidRPr="000E7723">
              <w:rPr>
                <w:noProof/>
                <w:webHidden/>
              </w:rPr>
            </w:r>
            <w:r w:rsidRPr="000E7723">
              <w:rPr>
                <w:noProof/>
                <w:webHidden/>
              </w:rPr>
              <w:fldChar w:fldCharType="separate"/>
            </w:r>
            <w:r w:rsidRPr="000E7723">
              <w:rPr>
                <w:noProof/>
                <w:webHidden/>
              </w:rPr>
              <w:t>25</w:t>
            </w:r>
            <w:r w:rsidRPr="000E7723">
              <w:rPr>
                <w:noProof/>
                <w:webHidden/>
              </w:rPr>
              <w:fldChar w:fldCharType="end"/>
            </w:r>
          </w:hyperlink>
        </w:p>
        <w:p w14:paraId="30DA71A5" w14:textId="77777777" w:rsidR="000E7723" w:rsidRPr="000E7723" w:rsidRDefault="000E7723">
          <w:pPr>
            <w:pStyle w:val="TOC1"/>
            <w:rPr>
              <w:noProof/>
              <w:sz w:val="22"/>
              <w:szCs w:val="22"/>
            </w:rPr>
          </w:pPr>
          <w:hyperlink w:anchor="_Toc451778497" w:history="1">
            <w:r w:rsidRPr="000E7723">
              <w:rPr>
                <w:rStyle w:val="Hyperlink"/>
                <w:noProof/>
              </w:rPr>
              <w:t>8.</w:t>
            </w:r>
            <w:r w:rsidRPr="000E7723">
              <w:rPr>
                <w:noProof/>
                <w:sz w:val="22"/>
                <w:szCs w:val="22"/>
              </w:rPr>
              <w:tab/>
            </w:r>
            <w:r w:rsidRPr="000E7723">
              <w:rPr>
                <w:rStyle w:val="Hyperlink"/>
                <w:noProof/>
              </w:rPr>
              <w:t>Save &amp; Send</w:t>
            </w:r>
            <w:r w:rsidRPr="000E7723">
              <w:rPr>
                <w:noProof/>
                <w:webHidden/>
              </w:rPr>
              <w:tab/>
            </w:r>
            <w:r w:rsidRPr="000E7723">
              <w:rPr>
                <w:noProof/>
                <w:webHidden/>
              </w:rPr>
              <w:fldChar w:fldCharType="begin"/>
            </w:r>
            <w:r w:rsidRPr="000E7723">
              <w:rPr>
                <w:noProof/>
                <w:webHidden/>
              </w:rPr>
              <w:instrText xml:space="preserve"> PAGEREF _Toc451778497 \h </w:instrText>
            </w:r>
            <w:r w:rsidRPr="000E7723">
              <w:rPr>
                <w:noProof/>
                <w:webHidden/>
              </w:rPr>
            </w:r>
            <w:r w:rsidRPr="000E7723">
              <w:rPr>
                <w:noProof/>
                <w:webHidden/>
              </w:rPr>
              <w:fldChar w:fldCharType="separate"/>
            </w:r>
            <w:r w:rsidRPr="000E7723">
              <w:rPr>
                <w:noProof/>
                <w:webHidden/>
              </w:rPr>
              <w:t>26</w:t>
            </w:r>
            <w:r w:rsidRPr="000E7723">
              <w:rPr>
                <w:noProof/>
                <w:webHidden/>
              </w:rPr>
              <w:fldChar w:fldCharType="end"/>
            </w:r>
          </w:hyperlink>
        </w:p>
        <w:p w14:paraId="47469D2F" w14:textId="77777777" w:rsidR="000E7723" w:rsidRPr="000E7723" w:rsidRDefault="000E7723">
          <w:pPr>
            <w:pStyle w:val="TOC1"/>
            <w:rPr>
              <w:noProof/>
              <w:sz w:val="22"/>
              <w:szCs w:val="22"/>
            </w:rPr>
          </w:pPr>
          <w:hyperlink w:anchor="_Toc451778498" w:history="1">
            <w:r w:rsidRPr="000E7723">
              <w:rPr>
                <w:rStyle w:val="Hyperlink"/>
                <w:noProof/>
              </w:rPr>
              <w:t>9.</w:t>
            </w:r>
            <w:r w:rsidRPr="000E7723">
              <w:rPr>
                <w:noProof/>
                <w:sz w:val="22"/>
                <w:szCs w:val="22"/>
              </w:rPr>
              <w:tab/>
            </w:r>
            <w:r w:rsidRPr="000E7723">
              <w:rPr>
                <w:rStyle w:val="Hyperlink"/>
                <w:noProof/>
              </w:rPr>
              <w:t>oTHER DETAILS</w:t>
            </w:r>
            <w:r w:rsidRPr="000E7723">
              <w:rPr>
                <w:noProof/>
                <w:webHidden/>
              </w:rPr>
              <w:tab/>
            </w:r>
            <w:r w:rsidRPr="000E7723">
              <w:rPr>
                <w:noProof/>
                <w:webHidden/>
              </w:rPr>
              <w:fldChar w:fldCharType="begin"/>
            </w:r>
            <w:r w:rsidRPr="000E7723">
              <w:rPr>
                <w:noProof/>
                <w:webHidden/>
              </w:rPr>
              <w:instrText xml:space="preserve"> PAGEREF _Toc451778498 \h </w:instrText>
            </w:r>
            <w:r w:rsidRPr="000E7723">
              <w:rPr>
                <w:noProof/>
                <w:webHidden/>
              </w:rPr>
            </w:r>
            <w:r w:rsidRPr="000E7723">
              <w:rPr>
                <w:noProof/>
                <w:webHidden/>
              </w:rPr>
              <w:fldChar w:fldCharType="separate"/>
            </w:r>
            <w:r w:rsidRPr="000E7723">
              <w:rPr>
                <w:noProof/>
                <w:webHidden/>
              </w:rPr>
              <w:t>2</w:t>
            </w:r>
            <w:r w:rsidRPr="000E7723">
              <w:rPr>
                <w:noProof/>
                <w:webHidden/>
              </w:rPr>
              <w:t>7</w:t>
            </w:r>
            <w:r w:rsidRPr="000E7723">
              <w:rPr>
                <w:noProof/>
                <w:webHidden/>
              </w:rPr>
              <w:fldChar w:fldCharType="end"/>
            </w:r>
          </w:hyperlink>
        </w:p>
        <w:p w14:paraId="7B08F088" w14:textId="77777777" w:rsidR="000E7723" w:rsidRPr="000E7723" w:rsidRDefault="000E7723">
          <w:pPr>
            <w:pStyle w:val="TOC2"/>
            <w:rPr>
              <w:b w:val="0"/>
              <w:bCs w:val="0"/>
              <w:sz w:val="22"/>
              <w:szCs w:val="22"/>
              <w14:scene3d>
                <w14:camera w14:prst="orthographicFront"/>
                <w14:lightRig w14:rig="threePt" w14:dir="t">
                  <w14:rot w14:lat="0" w14:lon="0" w14:rev="0"/>
                </w14:lightRig>
              </w14:scene3d>
            </w:rPr>
          </w:pPr>
          <w:hyperlink w:anchor="_Toc451778499" w:history="1">
            <w:r w:rsidRPr="000E7723">
              <w:rPr>
                <w:rStyle w:val="Hyperlink"/>
                <w:b w:val="0"/>
                <w:bCs w:val="0"/>
              </w:rPr>
              <w:t>9.1.</w:t>
            </w:r>
            <w:r w:rsidRPr="000E7723">
              <w:rPr>
                <w:b w:val="0"/>
                <w:bCs w:val="0"/>
                <w:sz w:val="22"/>
                <w:szCs w:val="22"/>
                <w14:scene3d>
                  <w14:camera w14:prst="orthographicFront"/>
                  <w14:lightRig w14:rig="threePt" w14:dir="t">
                    <w14:rot w14:lat="0" w14:lon="0" w14:rev="0"/>
                  </w14:lightRig>
                </w14:scene3d>
              </w:rPr>
              <w:tab/>
            </w:r>
            <w:r w:rsidRPr="000E7723">
              <w:rPr>
                <w:rStyle w:val="Hyperlink"/>
                <w:b w:val="0"/>
                <w:bCs w:val="0"/>
              </w:rPr>
              <w:t>New brands</w:t>
            </w:r>
            <w:r w:rsidRPr="000E7723">
              <w:rPr>
                <w:b w:val="0"/>
                <w:bCs w:val="0"/>
                <w:webHidden/>
              </w:rPr>
              <w:tab/>
            </w:r>
            <w:r w:rsidRPr="000E7723">
              <w:rPr>
                <w:b w:val="0"/>
                <w:bCs w:val="0"/>
                <w:webHidden/>
              </w:rPr>
              <w:fldChar w:fldCharType="begin"/>
            </w:r>
            <w:r w:rsidRPr="000E7723">
              <w:rPr>
                <w:b w:val="0"/>
                <w:bCs w:val="0"/>
                <w:webHidden/>
              </w:rPr>
              <w:instrText xml:space="preserve"> PAGEREF _Toc451778499 \h </w:instrText>
            </w:r>
            <w:r w:rsidRPr="000E7723">
              <w:rPr>
                <w:b w:val="0"/>
                <w:bCs w:val="0"/>
                <w:webHidden/>
              </w:rPr>
            </w:r>
            <w:r w:rsidRPr="000E7723">
              <w:rPr>
                <w:b w:val="0"/>
                <w:bCs w:val="0"/>
                <w:webHidden/>
              </w:rPr>
              <w:fldChar w:fldCharType="separate"/>
            </w:r>
            <w:r w:rsidRPr="000E7723">
              <w:rPr>
                <w:b w:val="0"/>
                <w:bCs w:val="0"/>
                <w:webHidden/>
              </w:rPr>
              <w:t>27</w:t>
            </w:r>
            <w:r w:rsidRPr="000E7723">
              <w:rPr>
                <w:b w:val="0"/>
                <w:bCs w:val="0"/>
                <w:webHidden/>
              </w:rPr>
              <w:fldChar w:fldCharType="end"/>
            </w:r>
          </w:hyperlink>
        </w:p>
        <w:p w14:paraId="21009728" w14:textId="77777777" w:rsidR="000E7723" w:rsidRDefault="000E7723">
          <w:pPr>
            <w:pStyle w:val="TOC2"/>
            <w:rPr>
              <w:b w:val="0"/>
              <w:bCs w:val="0"/>
              <w:sz w:val="22"/>
              <w:szCs w:val="22"/>
              <w14:scene3d>
                <w14:camera w14:prst="orthographicFront"/>
                <w14:lightRig w14:rig="threePt" w14:dir="t">
                  <w14:rot w14:lat="0" w14:lon="0" w14:rev="0"/>
                </w14:lightRig>
              </w14:scene3d>
            </w:rPr>
          </w:pPr>
          <w:hyperlink w:anchor="_Toc451778500" w:history="1">
            <w:r w:rsidRPr="000E7723">
              <w:rPr>
                <w:rStyle w:val="Hyperlink"/>
                <w:b w:val="0"/>
                <w:bCs w:val="0"/>
              </w:rPr>
              <w:t>9.2.</w:t>
            </w:r>
            <w:r w:rsidRPr="000E7723">
              <w:rPr>
                <w:b w:val="0"/>
                <w:bCs w:val="0"/>
                <w:sz w:val="22"/>
                <w:szCs w:val="22"/>
                <w14:scene3d>
                  <w14:camera w14:prst="orthographicFront"/>
                  <w14:lightRig w14:rig="threePt" w14:dir="t">
                    <w14:rot w14:lat="0" w14:lon="0" w14:rev="0"/>
                  </w14:lightRig>
                </w14:scene3d>
              </w:rPr>
              <w:tab/>
            </w:r>
            <w:r w:rsidRPr="000E7723">
              <w:rPr>
                <w:rStyle w:val="Hyperlink"/>
                <w:b w:val="0"/>
                <w:bCs w:val="0"/>
              </w:rPr>
              <w:t>Exiting without saving</w:t>
            </w:r>
            <w:r w:rsidRPr="000E7723">
              <w:rPr>
                <w:b w:val="0"/>
                <w:bCs w:val="0"/>
                <w:webHidden/>
              </w:rPr>
              <w:tab/>
            </w:r>
            <w:r w:rsidRPr="000E7723">
              <w:rPr>
                <w:b w:val="0"/>
                <w:bCs w:val="0"/>
                <w:webHidden/>
              </w:rPr>
              <w:fldChar w:fldCharType="begin"/>
            </w:r>
            <w:r w:rsidRPr="000E7723">
              <w:rPr>
                <w:b w:val="0"/>
                <w:bCs w:val="0"/>
                <w:webHidden/>
              </w:rPr>
              <w:instrText xml:space="preserve"> PAGEREF _Toc451778500 \h </w:instrText>
            </w:r>
            <w:r w:rsidRPr="000E7723">
              <w:rPr>
                <w:b w:val="0"/>
                <w:bCs w:val="0"/>
                <w:webHidden/>
              </w:rPr>
            </w:r>
            <w:r w:rsidRPr="000E7723">
              <w:rPr>
                <w:b w:val="0"/>
                <w:bCs w:val="0"/>
                <w:webHidden/>
              </w:rPr>
              <w:fldChar w:fldCharType="separate"/>
            </w:r>
            <w:r w:rsidRPr="000E7723">
              <w:rPr>
                <w:b w:val="0"/>
                <w:bCs w:val="0"/>
                <w:webHidden/>
              </w:rPr>
              <w:t>27</w:t>
            </w:r>
            <w:r w:rsidRPr="000E7723">
              <w:rPr>
                <w:b w:val="0"/>
                <w:bCs w:val="0"/>
                <w:webHidden/>
              </w:rPr>
              <w:fldChar w:fldCharType="end"/>
            </w:r>
          </w:hyperlink>
        </w:p>
        <w:p w14:paraId="69E9D14A" w14:textId="3FB9920B" w:rsidR="00B127C8" w:rsidRDefault="006E6B3C">
          <w:r>
            <w:lastRenderedPageBreak/>
            <w:fldChar w:fldCharType="end"/>
          </w:r>
        </w:p>
      </w:sdtContent>
    </w:sdt>
    <w:p w14:paraId="6E6A9431" w14:textId="55F0E5C2" w:rsidR="006A5EC8" w:rsidRDefault="006A5EC8" w:rsidP="006E6B3C">
      <w:pPr>
        <w:pStyle w:val="TOC1"/>
        <w:rPr>
          <w:rFonts w:eastAsiaTheme="majorEastAsia"/>
        </w:rPr>
      </w:pPr>
    </w:p>
    <w:p w14:paraId="62B4DA02" w14:textId="77777777" w:rsidR="002247DD" w:rsidRDefault="002247DD">
      <w:pPr>
        <w:rPr>
          <w:rFonts w:asciiTheme="majorHAnsi" w:eastAsiaTheme="majorEastAsia" w:hAnsiTheme="majorHAnsi" w:cstheme="majorBidi"/>
          <w:caps/>
          <w:color w:val="2E74B5" w:themeColor="accent1" w:themeShade="BF"/>
          <w:sz w:val="32"/>
          <w:szCs w:val="28"/>
        </w:rPr>
      </w:pPr>
      <w:bookmarkStart w:id="1" w:name="_Toc444440297"/>
      <w:r>
        <w:br w:type="page"/>
      </w:r>
    </w:p>
    <w:p w14:paraId="6C3315B1" w14:textId="16624576" w:rsidR="00847C06" w:rsidRDefault="002247DD" w:rsidP="00847C06">
      <w:pPr>
        <w:pStyle w:val="1Title"/>
        <w:numPr>
          <w:ilvl w:val="0"/>
          <w:numId w:val="0"/>
        </w:numPr>
        <w:spacing w:line="360" w:lineRule="auto"/>
        <w:ind w:left="360" w:hanging="360"/>
      </w:pPr>
      <w:bookmarkStart w:id="2" w:name="_Toc451778469"/>
      <w:bookmarkEnd w:id="1"/>
      <w:r>
        <w:lastRenderedPageBreak/>
        <w:t>General idea</w:t>
      </w:r>
      <w:bookmarkEnd w:id="2"/>
    </w:p>
    <w:p w14:paraId="28ADA8A7" w14:textId="1BFC2034" w:rsidR="00360523" w:rsidRDefault="00F26715" w:rsidP="00B06C2C">
      <w:pPr>
        <w:pStyle w:val="NONNumbering"/>
      </w:pPr>
      <w:r>
        <w:t xml:space="preserve">The layout tool </w:t>
      </w:r>
      <w:r w:rsidR="00D450C6">
        <w:t>will allow the casino product managers to edit the games &amp; arenas layout throughout the NDL client. This tool will also allow to set new A/B test layout versions (and their test settings).</w:t>
      </w:r>
    </w:p>
    <w:p w14:paraId="5C546BD5" w14:textId="2886BBA5" w:rsidR="00CD20BE" w:rsidRDefault="00CD20BE" w:rsidP="00CD20BE">
      <w:pPr>
        <w:pStyle w:val="NONNumbering"/>
      </w:pPr>
      <w:r>
        <w:t xml:space="preserve">Partially working mockup can be found here: </w:t>
      </w:r>
      <w:hyperlink r:id="rId12" w:history="1">
        <w:r w:rsidRPr="00CD20BE">
          <w:rPr>
            <w:rStyle w:val="Hyperlink"/>
          </w:rPr>
          <w:t>http://blgp8v.axshare.com/</w:t>
        </w:r>
      </w:hyperlink>
    </w:p>
    <w:p w14:paraId="061DFBC2" w14:textId="39E78E48" w:rsidR="00D450C6" w:rsidRDefault="00D450C6" w:rsidP="000D1916">
      <w:pPr>
        <w:pStyle w:val="1Title"/>
        <w:numPr>
          <w:ilvl w:val="0"/>
          <w:numId w:val="0"/>
        </w:numPr>
        <w:spacing w:line="360" w:lineRule="auto"/>
        <w:ind w:left="360" w:hanging="360"/>
      </w:pPr>
    </w:p>
    <w:p w14:paraId="1AF92403" w14:textId="77777777" w:rsidR="00733B5D" w:rsidRDefault="00733B5D">
      <w:pPr>
        <w:rPr>
          <w:rFonts w:asciiTheme="majorHAnsi" w:eastAsiaTheme="majorEastAsia" w:hAnsiTheme="majorHAnsi" w:cstheme="majorBidi"/>
          <w:b/>
          <w:sz w:val="28"/>
          <w:szCs w:val="28"/>
        </w:rPr>
      </w:pPr>
      <w:bookmarkStart w:id="3" w:name="_Toc444440303"/>
      <w:bookmarkEnd w:id="3"/>
      <w:r>
        <w:br w:type="page"/>
      </w:r>
    </w:p>
    <w:p w14:paraId="6052EB78" w14:textId="76152C18" w:rsidR="00BB1DC6" w:rsidRDefault="00733B5D" w:rsidP="001852E0">
      <w:pPr>
        <w:pStyle w:val="1Title"/>
      </w:pPr>
      <w:bookmarkStart w:id="4" w:name="_Toc451778470"/>
      <w:r>
        <w:lastRenderedPageBreak/>
        <w:t>General layout</w:t>
      </w:r>
      <w:bookmarkEnd w:id="4"/>
    </w:p>
    <w:p w14:paraId="48CD4140" w14:textId="15281033" w:rsidR="00733B5D" w:rsidRDefault="000E7723" w:rsidP="00B127C8">
      <w:pPr>
        <w:pStyle w:val="NONNumbering"/>
      </w:pPr>
      <w:r>
        <w:rPr>
          <w:noProof/>
        </w:rPr>
        <w:drawing>
          <wp:inline distT="0" distB="0" distL="0" distR="0" wp14:anchorId="3D023471" wp14:editId="709F4E17">
            <wp:extent cx="3989589" cy="287285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8401" cy="2879200"/>
                    </a:xfrm>
                    <a:prstGeom prst="rect">
                      <a:avLst/>
                    </a:prstGeom>
                  </pic:spPr>
                </pic:pic>
              </a:graphicData>
            </a:graphic>
          </wp:inline>
        </w:drawing>
      </w:r>
    </w:p>
    <w:p w14:paraId="2FCFAFDF" w14:textId="572C9FE1" w:rsidR="004F58E2" w:rsidRDefault="000E7723" w:rsidP="00B127C8">
      <w:pPr>
        <w:pStyle w:val="NONNumbering"/>
      </w:pPr>
      <w:r>
        <w:rPr>
          <w:noProof/>
        </w:rPr>
        <w:drawing>
          <wp:inline distT="0" distB="0" distL="0" distR="0" wp14:anchorId="65FE5B18" wp14:editId="057ADC47">
            <wp:extent cx="4590671" cy="2906973"/>
            <wp:effectExtent l="0" t="0" r="63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2494" cy="2914459"/>
                    </a:xfrm>
                    <a:prstGeom prst="rect">
                      <a:avLst/>
                    </a:prstGeom>
                  </pic:spPr>
                </pic:pic>
              </a:graphicData>
            </a:graphic>
          </wp:inline>
        </w:drawing>
      </w:r>
    </w:p>
    <w:p w14:paraId="1AA09893" w14:textId="42F7820F" w:rsidR="00733B5D" w:rsidRDefault="004F58E2" w:rsidP="001852E0">
      <w:pPr>
        <w:pStyle w:val="11Title"/>
      </w:pPr>
      <w:bookmarkStart w:id="5" w:name="_Toc451778471"/>
      <w:r>
        <w:t>General s</w:t>
      </w:r>
      <w:r w:rsidR="00733B5D">
        <w:t>ize</w:t>
      </w:r>
      <w:bookmarkEnd w:id="5"/>
    </w:p>
    <w:p w14:paraId="2B59063B" w14:textId="2DB98704" w:rsidR="002247DD" w:rsidRDefault="00733B5D" w:rsidP="00B06C2C">
      <w:pPr>
        <w:pStyle w:val="111Title"/>
      </w:pPr>
      <w:r w:rsidRPr="001852E0">
        <w:t>1000x715px.</w:t>
      </w:r>
    </w:p>
    <w:p w14:paraId="0473C910" w14:textId="77777777" w:rsidR="001852E0" w:rsidRPr="001852E0" w:rsidRDefault="001852E0" w:rsidP="00B06C2C">
      <w:pPr>
        <w:pStyle w:val="111Title"/>
        <w:numPr>
          <w:ilvl w:val="0"/>
          <w:numId w:val="0"/>
        </w:numPr>
        <w:ind w:left="709"/>
      </w:pPr>
    </w:p>
    <w:p w14:paraId="0838C935" w14:textId="067BC3B6" w:rsidR="00733B5D" w:rsidRDefault="004F58E2" w:rsidP="001852E0">
      <w:pPr>
        <w:pStyle w:val="11Title"/>
      </w:pPr>
      <w:bookmarkStart w:id="6" w:name="_Toc451778472"/>
      <w:r>
        <w:t>Header</w:t>
      </w:r>
      <w:bookmarkEnd w:id="6"/>
    </w:p>
    <w:p w14:paraId="4BB988A4" w14:textId="77777777" w:rsidR="004F58E2" w:rsidRDefault="004F58E2" w:rsidP="00B06C2C">
      <w:pPr>
        <w:pStyle w:val="111Title"/>
      </w:pPr>
      <w:r>
        <w:t>Cat icon on the upper left corner.</w:t>
      </w:r>
    </w:p>
    <w:p w14:paraId="427510D8" w14:textId="5AAA0324" w:rsidR="00733B5D" w:rsidRDefault="00733B5D" w:rsidP="00B06C2C">
      <w:pPr>
        <w:pStyle w:val="111Title"/>
      </w:pPr>
      <w:r>
        <w:t xml:space="preserve">Main title: </w:t>
      </w:r>
      <w:r w:rsidR="00A653BA">
        <w:t>“</w:t>
      </w:r>
      <w:r>
        <w:t xml:space="preserve">Layout </w:t>
      </w:r>
      <w:r w:rsidR="00A653BA">
        <w:t>(HA</w:t>
      </w:r>
      <w:proofErr w:type="gramStart"/>
      <w:r w:rsidR="00A653BA">
        <w:t>)</w:t>
      </w:r>
      <w:r>
        <w:t>Tool</w:t>
      </w:r>
      <w:proofErr w:type="gramEnd"/>
      <w:r w:rsidR="00A653BA">
        <w:t>”</w:t>
      </w:r>
      <w:r>
        <w:t>.</w:t>
      </w:r>
    </w:p>
    <w:p w14:paraId="47D0AA7E" w14:textId="1045007D" w:rsidR="00733B5D" w:rsidRDefault="00733B5D" w:rsidP="00B06C2C">
      <w:pPr>
        <w:pStyle w:val="111Title"/>
      </w:pPr>
      <w:r>
        <w:lastRenderedPageBreak/>
        <w:t xml:space="preserve">Secondary title: </w:t>
      </w:r>
      <w:r w:rsidR="00A653BA">
        <w:t>“</w:t>
      </w:r>
      <w:r>
        <w:t>Casino &amp; Games</w:t>
      </w:r>
      <w:r w:rsidR="00A653BA">
        <w:t>”</w:t>
      </w:r>
      <w:r>
        <w:t>.</w:t>
      </w:r>
    </w:p>
    <w:p w14:paraId="3658B1F5" w14:textId="5E82A54D" w:rsidR="004F58E2" w:rsidRDefault="004F58E2" w:rsidP="000E7723">
      <w:pPr>
        <w:pStyle w:val="111Title"/>
      </w:pPr>
      <w:r>
        <w:t xml:space="preserve">Dropdown menu to choose </w:t>
      </w:r>
      <w:del w:id="7" w:author="Hila Zimmerman" w:date="2016-05-23T14:54:00Z">
        <w:r w:rsidRPr="000E7723" w:rsidDel="000E7723">
          <w:rPr>
            <w:b/>
            <w:bCs/>
            <w:rPrChange w:id="8" w:author="Hila Zimmerman" w:date="2016-05-23T14:54:00Z">
              <w:rPr/>
            </w:rPrChange>
          </w:rPr>
          <w:delText>sub-</w:delText>
        </w:r>
      </w:del>
      <w:r w:rsidRPr="000E7723">
        <w:rPr>
          <w:b/>
          <w:bCs/>
          <w:rPrChange w:id="9" w:author="Hila Zimmerman" w:date="2016-05-23T14:54:00Z">
            <w:rPr/>
          </w:rPrChange>
        </w:rPr>
        <w:t>brand</w:t>
      </w:r>
      <w:r>
        <w:t xml:space="preserve"> – should automatically contain all possible casino </w:t>
      </w:r>
      <w:del w:id="10" w:author="Hila Zimmerman" w:date="2016-05-23T14:54:00Z">
        <w:r w:rsidDel="000E7723">
          <w:delText>sub-</w:delText>
        </w:r>
      </w:del>
      <w:r>
        <w:t>brands.</w:t>
      </w:r>
    </w:p>
    <w:p w14:paraId="0C39BD1F" w14:textId="50D0239C" w:rsidR="000E7723" w:rsidRDefault="004F58E2" w:rsidP="000E7723">
      <w:pPr>
        <w:pStyle w:val="1111Title"/>
        <w:rPr>
          <w:ins w:id="11" w:author="Hila Zimmerman" w:date="2016-05-23T14:54:00Z"/>
        </w:rPr>
        <w:pPrChange w:id="12" w:author="Hila Zimmerman" w:date="2016-05-23T14:55:00Z">
          <w:pPr>
            <w:pStyle w:val="1111Title"/>
          </w:pPr>
        </w:pPrChange>
      </w:pPr>
      <w:r>
        <w:t xml:space="preserve">As soon as the </w:t>
      </w:r>
      <w:del w:id="13" w:author="Hila Zimmerman" w:date="2016-05-23T14:54:00Z">
        <w:r w:rsidDel="000E7723">
          <w:delText>sub-</w:delText>
        </w:r>
      </w:del>
      <w:r>
        <w:t>brand was chosen,</w:t>
      </w:r>
      <w:ins w:id="14" w:author="Hila Zimmerman" w:date="2016-05-23T14:54:00Z">
        <w:r w:rsidR="000E7723">
          <w:t xml:space="preserve"> the </w:t>
        </w:r>
        <w:r w:rsidR="000E7723" w:rsidRPr="000E7723">
          <w:rPr>
            <w:b/>
            <w:bCs/>
            <w:rPrChange w:id="15" w:author="Hila Zimmerman" w:date="2016-05-23T14:54:00Z">
              <w:rPr/>
            </w:rPrChange>
          </w:rPr>
          <w:t>skins</w:t>
        </w:r>
        <w:r w:rsidR="000E7723">
          <w:t xml:space="preserve"> dropdown menu would be enabled (disabled by default) – should automatically contain all possible skins that are relevant for the previously chosen casino brand.</w:t>
        </w:r>
      </w:ins>
      <w:del w:id="16" w:author="Hila Zimmerman" w:date="2016-05-23T14:55:00Z">
        <w:r w:rsidDel="000E7723">
          <w:delText xml:space="preserve"> </w:delText>
        </w:r>
      </w:del>
    </w:p>
    <w:p w14:paraId="03AFD980" w14:textId="625DD563" w:rsidR="004F58E2" w:rsidRDefault="000E7723" w:rsidP="000E7723">
      <w:pPr>
        <w:pStyle w:val="11111Title"/>
        <w:pPrChange w:id="17" w:author="Hila Zimmerman" w:date="2016-05-23T14:55:00Z">
          <w:pPr>
            <w:pStyle w:val="1111Title"/>
          </w:pPr>
        </w:pPrChange>
      </w:pPr>
      <w:ins w:id="18" w:author="Hila Zimmerman" w:date="2016-05-23T14:55:00Z">
        <w:r>
          <w:t xml:space="preserve">As soon as the Skin was chosen, </w:t>
        </w:r>
      </w:ins>
      <w:r w:rsidR="00A653BA">
        <w:t>the “GO” button will be enabled</w:t>
      </w:r>
      <w:r w:rsidR="004F58E2">
        <w:t xml:space="preserve">. Clicking it will open up the </w:t>
      </w:r>
      <w:r w:rsidR="00A653BA">
        <w:t>Main</w:t>
      </w:r>
      <w:r w:rsidR="004F58E2">
        <w:t xml:space="preserve"> part of the tool, loading the current layout found in that </w:t>
      </w:r>
      <w:del w:id="19" w:author="Hila Zimmerman" w:date="2016-05-23T14:55:00Z">
        <w:r w:rsidR="004F58E2" w:rsidDel="000E7723">
          <w:delText>sub-</w:delText>
        </w:r>
      </w:del>
      <w:proofErr w:type="spellStart"/>
      <w:r w:rsidR="004F58E2">
        <w:t>brand</w:t>
      </w:r>
      <w:ins w:id="20" w:author="Hila Zimmerman" w:date="2016-05-23T14:55:00Z">
        <w:r>
          <w:t>+skin</w:t>
        </w:r>
        <w:proofErr w:type="spellEnd"/>
        <w:r>
          <w:t xml:space="preserve"> combination</w:t>
        </w:r>
      </w:ins>
      <w:r w:rsidR="004F58E2">
        <w:t xml:space="preserve"> in production.</w:t>
      </w:r>
    </w:p>
    <w:p w14:paraId="11D4CAD2" w14:textId="01E8B469" w:rsidR="00A653BA" w:rsidRDefault="00A653BA" w:rsidP="000E7723">
      <w:pPr>
        <w:pStyle w:val="111Title"/>
        <w:pPrChange w:id="21" w:author="Hila Zimmerman" w:date="2016-05-23T14:55:00Z">
          <w:pPr>
            <w:pStyle w:val="111Title"/>
          </w:pPr>
        </w:pPrChange>
      </w:pPr>
      <w:r>
        <w:t>GO button – disabled by default, enabled when the use</w:t>
      </w:r>
      <w:ins w:id="22" w:author="Hila Zimmerman" w:date="2016-05-23T14:55:00Z">
        <w:r w:rsidR="000E7723">
          <w:t>r</w:t>
        </w:r>
      </w:ins>
      <w:r>
        <w:t xml:space="preserve"> chose a value in the </w:t>
      </w:r>
      <w:del w:id="23" w:author="Hila Zimmerman" w:date="2016-05-23T14:55:00Z">
        <w:r w:rsidDel="000E7723">
          <w:delText>sub-brand</w:delText>
        </w:r>
      </w:del>
      <w:ins w:id="24" w:author="Hila Zimmerman" w:date="2016-05-23T14:55:00Z">
        <w:r w:rsidR="000E7723">
          <w:t>both the brand and the skin</w:t>
        </w:r>
      </w:ins>
      <w:r>
        <w:t xml:space="preserve"> drop down menu</w:t>
      </w:r>
      <w:ins w:id="25" w:author="Hila Zimmerman" w:date="2016-05-23T14:55:00Z">
        <w:r w:rsidR="000E7723">
          <w:t>s</w:t>
        </w:r>
      </w:ins>
      <w:r>
        <w:t>.</w:t>
      </w:r>
    </w:p>
    <w:p w14:paraId="1739A220" w14:textId="5B365159" w:rsidR="00A653BA" w:rsidRDefault="00A653BA" w:rsidP="00B06C2C">
      <w:pPr>
        <w:pStyle w:val="111Title"/>
      </w:pPr>
      <w:r>
        <w:t>Browse icon – allowing the user to manually load a layout file to the tool.</w:t>
      </w:r>
    </w:p>
    <w:p w14:paraId="0C37C0A5" w14:textId="1C229824" w:rsidR="004F58E2" w:rsidRDefault="004F58E2" w:rsidP="00B06C2C">
      <w:pPr>
        <w:pStyle w:val="111Title"/>
      </w:pPr>
      <w:r>
        <w:t>X button to close the tool</w:t>
      </w:r>
      <w:r w:rsidR="008C135B">
        <w:t xml:space="preserve"> (without saving)</w:t>
      </w:r>
      <w:r>
        <w:t>.</w:t>
      </w:r>
    </w:p>
    <w:p w14:paraId="68F513A5" w14:textId="77777777" w:rsidR="001852E0" w:rsidRDefault="001852E0" w:rsidP="00B06C2C">
      <w:pPr>
        <w:pStyle w:val="111Title"/>
        <w:numPr>
          <w:ilvl w:val="0"/>
          <w:numId w:val="0"/>
        </w:numPr>
        <w:ind w:left="709"/>
      </w:pPr>
    </w:p>
    <w:p w14:paraId="46E0BA52" w14:textId="23ABFA49" w:rsidR="004F58E2" w:rsidRDefault="004F58E2" w:rsidP="001852E0">
      <w:pPr>
        <w:pStyle w:val="11Title"/>
      </w:pPr>
      <w:bookmarkStart w:id="26" w:name="_Toc451778473"/>
      <w:r>
        <w:t xml:space="preserve">Main </w:t>
      </w:r>
      <w:r w:rsidR="001852E0">
        <w:t>Content</w:t>
      </w:r>
      <w:bookmarkEnd w:id="26"/>
    </w:p>
    <w:p w14:paraId="488D16E4" w14:textId="065D3BA3" w:rsidR="00733B5D" w:rsidRDefault="00733B5D" w:rsidP="00B06C2C">
      <w:pPr>
        <w:pStyle w:val="111Title"/>
      </w:pPr>
      <w:r>
        <w:t>Content frame below the header, sized 950x590px.</w:t>
      </w:r>
    </w:p>
    <w:p w14:paraId="27BA6620" w14:textId="5AFB76CB" w:rsidR="004F58E2" w:rsidRDefault="004F58E2" w:rsidP="00B06C2C">
      <w:pPr>
        <w:pStyle w:val="111Title"/>
      </w:pPr>
      <w:r>
        <w:t>Page title (changing on user selection).</w:t>
      </w:r>
    </w:p>
    <w:p w14:paraId="740777EE" w14:textId="7C0937BD" w:rsidR="004F58E2" w:rsidRDefault="004F58E2" w:rsidP="00B06C2C">
      <w:pPr>
        <w:pStyle w:val="111Title"/>
      </w:pPr>
      <w:r>
        <w:t>Main content (changes according to page).</w:t>
      </w:r>
    </w:p>
    <w:p w14:paraId="1CFFA0EC" w14:textId="77777777" w:rsidR="001852E0" w:rsidRDefault="001852E0" w:rsidP="00B06C2C">
      <w:pPr>
        <w:pStyle w:val="111Title"/>
        <w:numPr>
          <w:ilvl w:val="0"/>
          <w:numId w:val="0"/>
        </w:numPr>
        <w:ind w:left="709"/>
      </w:pPr>
    </w:p>
    <w:p w14:paraId="5D90E1D7" w14:textId="11FEF75F" w:rsidR="004F58E2" w:rsidRDefault="000E7723" w:rsidP="001852E0">
      <w:pPr>
        <w:pStyle w:val="11Title"/>
      </w:pPr>
      <w:bookmarkStart w:id="27" w:name="_Toc451778474"/>
      <w:r>
        <w:t>Navigation Bar (Footer)</w:t>
      </w:r>
      <w:bookmarkEnd w:id="27"/>
    </w:p>
    <w:p w14:paraId="32B7BFBA" w14:textId="310B7CEC" w:rsidR="004F58E2" w:rsidRDefault="004F58E2" w:rsidP="00B06C2C">
      <w:pPr>
        <w:pStyle w:val="111Title"/>
      </w:pPr>
      <w:r>
        <w:t>Page indicators</w:t>
      </w:r>
      <w:r w:rsidR="001852E0">
        <w:t xml:space="preserve"> (the 3 small circles indicating in which stage the user is in).</w:t>
      </w:r>
    </w:p>
    <w:p w14:paraId="4AC16BCC" w14:textId="532E804F" w:rsidR="004F58E2" w:rsidRDefault="004F58E2" w:rsidP="00B06C2C">
      <w:pPr>
        <w:pStyle w:val="111Title"/>
      </w:pPr>
      <w:r>
        <w:t>Next / Previous buttons.</w:t>
      </w:r>
    </w:p>
    <w:p w14:paraId="3D39AF05" w14:textId="20C4490C" w:rsidR="004F58E2" w:rsidRDefault="004F58E2" w:rsidP="00B06C2C">
      <w:pPr>
        <w:pStyle w:val="111Title"/>
      </w:pPr>
      <w:r>
        <w:t>Other controls that change, according to</w:t>
      </w:r>
      <w:r w:rsidR="001852E0">
        <w:t xml:space="preserve"> the</w:t>
      </w:r>
      <w:r>
        <w:t xml:space="preserve"> current page content.</w:t>
      </w:r>
    </w:p>
    <w:p w14:paraId="57C8141C" w14:textId="77777777" w:rsidR="00733B5D" w:rsidRDefault="00733B5D" w:rsidP="00B06C2C">
      <w:pPr>
        <w:pStyle w:val="1111Title"/>
        <w:numPr>
          <w:ilvl w:val="0"/>
          <w:numId w:val="0"/>
        </w:numPr>
        <w:ind w:left="1134"/>
      </w:pPr>
    </w:p>
    <w:p w14:paraId="31B85721" w14:textId="77777777" w:rsidR="00733B5D" w:rsidRDefault="00733B5D" w:rsidP="00B06C2C">
      <w:pPr>
        <w:pStyle w:val="1111Title"/>
        <w:numPr>
          <w:ilvl w:val="0"/>
          <w:numId w:val="0"/>
        </w:numPr>
        <w:ind w:left="1134"/>
      </w:pPr>
    </w:p>
    <w:p w14:paraId="0545D665" w14:textId="77777777" w:rsidR="001852E0" w:rsidRDefault="001852E0">
      <w:pPr>
        <w:rPr>
          <w:rFonts w:asciiTheme="majorHAnsi" w:eastAsiaTheme="majorEastAsia" w:hAnsiTheme="majorHAnsi" w:cstheme="majorBidi"/>
          <w:caps/>
          <w:color w:val="2E74B5" w:themeColor="accent1" w:themeShade="BF"/>
          <w:sz w:val="32"/>
          <w:szCs w:val="28"/>
        </w:rPr>
      </w:pPr>
      <w:r>
        <w:br w:type="page"/>
      </w:r>
    </w:p>
    <w:p w14:paraId="6C268AB8" w14:textId="784EE220" w:rsidR="00274304" w:rsidRDefault="00274304" w:rsidP="001852E0">
      <w:pPr>
        <w:pStyle w:val="1Title"/>
      </w:pPr>
      <w:bookmarkStart w:id="28" w:name="_Toc451778475"/>
      <w:r>
        <w:lastRenderedPageBreak/>
        <w:t>Arenas</w:t>
      </w:r>
      <w:bookmarkEnd w:id="28"/>
    </w:p>
    <w:p w14:paraId="44246E4F" w14:textId="67643D25" w:rsidR="004F58E2" w:rsidRDefault="002C4D31" w:rsidP="00B127C8">
      <w:pPr>
        <w:pStyle w:val="NONNumbering"/>
      </w:pPr>
      <w:r>
        <w:rPr>
          <w:noProof/>
        </w:rPr>
        <w:drawing>
          <wp:inline distT="0" distB="0" distL="0" distR="0" wp14:anchorId="0B8A92EE" wp14:editId="29DC2D14">
            <wp:extent cx="5383987" cy="3864110"/>
            <wp:effectExtent l="0" t="0" r="762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7716" cy="3866787"/>
                    </a:xfrm>
                    <a:prstGeom prst="rect">
                      <a:avLst/>
                    </a:prstGeom>
                  </pic:spPr>
                </pic:pic>
              </a:graphicData>
            </a:graphic>
          </wp:inline>
        </w:drawing>
      </w:r>
    </w:p>
    <w:p w14:paraId="4F7392FB" w14:textId="0DA88FE8" w:rsidR="004F2D91" w:rsidRDefault="00B014FF" w:rsidP="001852E0">
      <w:pPr>
        <w:pStyle w:val="11Title"/>
      </w:pPr>
      <w:bookmarkStart w:id="29" w:name="_Toc451778476"/>
      <w:r>
        <w:t>Main section</w:t>
      </w:r>
      <w:bookmarkEnd w:id="29"/>
    </w:p>
    <w:p w14:paraId="4906DB93" w14:textId="5F129EFF" w:rsidR="00B014FF" w:rsidRDefault="001852E0" w:rsidP="00B06C2C">
      <w:pPr>
        <w:pStyle w:val="111Title"/>
      </w:pPr>
      <w:r>
        <w:t>Arenas:</w:t>
      </w:r>
    </w:p>
    <w:p w14:paraId="6D45E1A7" w14:textId="0EB8E8D1" w:rsidR="003E21A7" w:rsidRDefault="003E21A7" w:rsidP="000E7723">
      <w:pPr>
        <w:pStyle w:val="1111Title"/>
        <w:pPrChange w:id="30" w:author="Hila Zimmerman" w:date="2016-05-23T14:56:00Z">
          <w:pPr>
            <w:pStyle w:val="1111Title"/>
          </w:pPr>
        </w:pPrChange>
      </w:pPr>
      <w:r>
        <w:t xml:space="preserve">The amount of available arenas is automatically set according to the chosen </w:t>
      </w:r>
      <w:del w:id="31" w:author="Hila Zimmerman" w:date="2016-05-23T14:56:00Z">
        <w:r w:rsidDel="000E7723">
          <w:delText>sub-brand</w:delText>
        </w:r>
      </w:del>
      <w:ins w:id="32" w:author="Hila Zimmerman" w:date="2016-05-23T14:56:00Z">
        <w:r w:rsidR="000E7723">
          <w:t>brand and skin</w:t>
        </w:r>
      </w:ins>
      <w:r>
        <w:t xml:space="preserve"> (i.e., if the chosen </w:t>
      </w:r>
      <w:del w:id="33" w:author="Hila Zimmerman" w:date="2016-05-23T14:56:00Z">
        <w:r w:rsidDel="000E7723">
          <w:delText>sub-brand is</w:delText>
        </w:r>
      </w:del>
      <w:ins w:id="34" w:author="Hila Zimmerman" w:date="2016-05-23T14:56:00Z">
        <w:r w:rsidR="000E7723">
          <w:t>skin is</w:t>
        </w:r>
      </w:ins>
      <w:r>
        <w:t xml:space="preserve"> 777, the available arenas amount would be 4 and not 6 as seen in the mockup).</w:t>
      </w:r>
    </w:p>
    <w:p w14:paraId="5411D342" w14:textId="67BFA616" w:rsidR="00B014FF" w:rsidRDefault="00B014FF" w:rsidP="00B06C2C">
      <w:pPr>
        <w:pStyle w:val="1111Title"/>
      </w:pPr>
      <w:r w:rsidRPr="00B014FF">
        <w:rPr>
          <w:b/>
          <w:bCs/>
        </w:rPr>
        <w:t>Image</w:t>
      </w:r>
      <w:r>
        <w:t xml:space="preserve"> – Chang</w:t>
      </w:r>
      <w:r w:rsidR="001852E0">
        <w:t>es</w:t>
      </w:r>
      <w:r>
        <w:t xml:space="preserve"> according to the user’s choice of arena in the drop down below it</w:t>
      </w:r>
      <w:r w:rsidR="001852E0">
        <w:t>.</w:t>
      </w:r>
    </w:p>
    <w:p w14:paraId="1858DD58" w14:textId="37E23455" w:rsidR="003E3F28" w:rsidRDefault="003E3F28" w:rsidP="003E3F28">
      <w:pPr>
        <w:pStyle w:val="11111Title"/>
      </w:pPr>
      <w:r>
        <w:t>A click on the image acts like the “next” button in this page, but additionally opens the relevant arena games section. So i.e., if clicked on the “slots” image, the user will get the Games page, with the Slots area open in it.</w:t>
      </w:r>
    </w:p>
    <w:p w14:paraId="45472C11" w14:textId="1CC83746" w:rsidR="00B014FF" w:rsidRDefault="00B014FF" w:rsidP="000E7723">
      <w:pPr>
        <w:pStyle w:val="1111Title"/>
        <w:pPrChange w:id="35" w:author="Hila Zimmerman" w:date="2016-05-23T14:56:00Z">
          <w:pPr>
            <w:pStyle w:val="1111Title"/>
          </w:pPr>
        </w:pPrChange>
      </w:pPr>
      <w:r w:rsidRPr="00B014FF">
        <w:rPr>
          <w:b/>
          <w:bCs/>
        </w:rPr>
        <w:t>Dropdown list</w:t>
      </w:r>
      <w:r>
        <w:t xml:space="preserve"> – listing the possible arenas to choose from, from a pre-defined list of options, relevant to that </w:t>
      </w:r>
      <w:del w:id="36" w:author="Hila Zimmerman" w:date="2016-05-23T14:56:00Z">
        <w:r w:rsidDel="000E7723">
          <w:delText>sub-brand</w:delText>
        </w:r>
      </w:del>
      <w:ins w:id="37" w:author="Hila Zimmerman" w:date="2016-05-23T14:56:00Z">
        <w:r w:rsidR="000E7723">
          <w:t>skin</w:t>
        </w:r>
      </w:ins>
      <w:r>
        <w:t>.</w:t>
      </w:r>
    </w:p>
    <w:p w14:paraId="067E23C1" w14:textId="4A1D4F21" w:rsidR="00B014FF" w:rsidRDefault="00B014FF" w:rsidP="00B06C2C">
      <w:pPr>
        <w:pStyle w:val="11111Title"/>
      </w:pPr>
      <w:r>
        <w:t>In addition to the pre-define list of options, there will be an option to choose a specific game that will take the arena’s place. Details about this screen in the following section</w:t>
      </w:r>
      <w:r w:rsidR="003E21A7">
        <w:t>s</w:t>
      </w:r>
      <w:r>
        <w:t>.</w:t>
      </w:r>
    </w:p>
    <w:p w14:paraId="73410A4B" w14:textId="4A7E7DC8" w:rsidR="00BE41B4" w:rsidRDefault="00BE41B4" w:rsidP="00B06C2C">
      <w:pPr>
        <w:pStyle w:val="11111Title"/>
      </w:pPr>
      <w:r>
        <w:t>The user can only choose each arena once – so as soon as he chooses one, it is not available to choose from in the other dropdowns. For that, please keep a blank option in each list.</w:t>
      </w:r>
    </w:p>
    <w:p w14:paraId="7EBA14A8" w14:textId="5F3EB37C" w:rsidR="002C4D31" w:rsidRDefault="002C4D31" w:rsidP="002C4D31">
      <w:pPr>
        <w:pStyle w:val="1111Title"/>
      </w:pPr>
      <w:r w:rsidRPr="002C4D31">
        <w:rPr>
          <w:b/>
          <w:bCs/>
        </w:rPr>
        <w:lastRenderedPageBreak/>
        <w:t>Jackpots display checkbox</w:t>
      </w:r>
      <w:r>
        <w:t xml:space="preserve"> – used to determine whether the jackpots amounts for that arena will be displayed below it. </w:t>
      </w:r>
    </w:p>
    <w:p w14:paraId="686A7427" w14:textId="7646A10E" w:rsidR="001852E0" w:rsidRPr="003E21A7" w:rsidRDefault="001852E0" w:rsidP="00B06C2C">
      <w:pPr>
        <w:pStyle w:val="111Title"/>
      </w:pPr>
      <w:r w:rsidRPr="003E21A7">
        <w:t>Lobbies and menus:</w:t>
      </w:r>
    </w:p>
    <w:p w14:paraId="57D089E3" w14:textId="5D9E3A25" w:rsidR="001852E0" w:rsidRDefault="003E21A7" w:rsidP="00B06C2C">
      <w:pPr>
        <w:pStyle w:val="1111Title"/>
      </w:pPr>
      <w:r>
        <w:t>Seen on the top right and bottom left as tabs. These represent the games shown in different locations outside the arenas, such as the top games on the bottom left of the NDL.</w:t>
      </w:r>
    </w:p>
    <w:p w14:paraId="2ED9339F" w14:textId="24396D28" w:rsidR="003E21A7" w:rsidRDefault="003E21A7" w:rsidP="00B06C2C">
      <w:pPr>
        <w:pStyle w:val="1111Title"/>
      </w:pPr>
      <w:r>
        <w:t>Each section has its tab. Details about these screens in the following sections.</w:t>
      </w:r>
    </w:p>
    <w:p w14:paraId="26BBD3CB" w14:textId="3E53848A" w:rsidR="00B014FF" w:rsidRDefault="00B014FF" w:rsidP="00B06C2C">
      <w:pPr>
        <w:pStyle w:val="111111"/>
        <w:numPr>
          <w:ilvl w:val="0"/>
          <w:numId w:val="0"/>
        </w:numPr>
        <w:ind w:left="1985"/>
      </w:pPr>
    </w:p>
    <w:p w14:paraId="364F82A4" w14:textId="3FF735B0" w:rsidR="00B014FF" w:rsidRDefault="00B014FF" w:rsidP="001852E0">
      <w:pPr>
        <w:pStyle w:val="11Title"/>
      </w:pPr>
      <w:bookmarkStart w:id="38" w:name="_Toc451778477"/>
      <w:r>
        <w:t>Choose game for an arena space</w:t>
      </w:r>
      <w:bookmarkEnd w:id="38"/>
    </w:p>
    <w:p w14:paraId="7483EC04" w14:textId="5322C183" w:rsidR="00B014FF" w:rsidRDefault="00B014FF" w:rsidP="00B127C8">
      <w:pPr>
        <w:pStyle w:val="NONNumbering"/>
      </w:pPr>
      <w:r>
        <w:rPr>
          <w:noProof/>
        </w:rPr>
        <w:drawing>
          <wp:inline distT="0" distB="0" distL="0" distR="0" wp14:anchorId="7766AAA2" wp14:editId="29D29C3F">
            <wp:extent cx="6575342" cy="207759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17" r="557"/>
                    <a:stretch/>
                  </pic:blipFill>
                  <pic:spPr bwMode="auto">
                    <a:xfrm>
                      <a:off x="0" y="0"/>
                      <a:ext cx="6575726" cy="2077720"/>
                    </a:xfrm>
                    <a:prstGeom prst="rect">
                      <a:avLst/>
                    </a:prstGeom>
                    <a:ln>
                      <a:noFill/>
                    </a:ln>
                    <a:extLst>
                      <a:ext uri="{53640926-AAD7-44D8-BBD7-CCE9431645EC}">
                        <a14:shadowObscured xmlns:a14="http://schemas.microsoft.com/office/drawing/2010/main"/>
                      </a:ext>
                    </a:extLst>
                  </pic:spPr>
                </pic:pic>
              </a:graphicData>
            </a:graphic>
          </wp:inline>
        </w:drawing>
      </w:r>
    </w:p>
    <w:p w14:paraId="61B6E189" w14:textId="58D3AB6E" w:rsidR="00B014FF" w:rsidRDefault="00B014FF" w:rsidP="00B06C2C">
      <w:pPr>
        <w:pStyle w:val="111Title"/>
      </w:pPr>
      <w:r>
        <w:t>As soon as the user chooses “specific game” from the arena dropdown list options, this screen would open up to allow hi</w:t>
      </w:r>
      <w:r w:rsidR="003E21A7">
        <w:t>m</w:t>
      </w:r>
      <w:r>
        <w:t xml:space="preserve"> to choose which game.</w:t>
      </w:r>
    </w:p>
    <w:p w14:paraId="40969C46" w14:textId="1154DBDA" w:rsidR="00B014FF" w:rsidRDefault="00B014FF" w:rsidP="00B06C2C">
      <w:pPr>
        <w:pStyle w:val="111Title"/>
      </w:pPr>
      <w:r>
        <w:t>Size: 950x230px</w:t>
      </w:r>
    </w:p>
    <w:p w14:paraId="7F830126" w14:textId="693A9EA0" w:rsidR="00B014FF" w:rsidRDefault="00B014FF" w:rsidP="00B06C2C">
      <w:pPr>
        <w:pStyle w:val="111Title"/>
      </w:pPr>
      <w:r>
        <w:t>Title: “</w:t>
      </w:r>
      <w:r w:rsidR="003E21A7">
        <w:t>Arena</w:t>
      </w:r>
      <w:r>
        <w:t>: Choose Specific Game”</w:t>
      </w:r>
    </w:p>
    <w:p w14:paraId="5404503A" w14:textId="3D6A5B45" w:rsidR="00B014FF" w:rsidRDefault="00B014FF" w:rsidP="00B06C2C">
      <w:pPr>
        <w:pStyle w:val="111Title"/>
      </w:pPr>
      <w:r>
        <w:t>“X” icon to close the window</w:t>
      </w:r>
      <w:r w:rsidR="008C135B">
        <w:t xml:space="preserve"> (without saving).</w:t>
      </w:r>
    </w:p>
    <w:p w14:paraId="4486918B" w14:textId="6B17E552" w:rsidR="00B014FF" w:rsidRDefault="00B014FF" w:rsidP="00B06C2C">
      <w:pPr>
        <w:pStyle w:val="111Title"/>
      </w:pPr>
      <w:r>
        <w:t>“Done” button to save the user’s choice</w:t>
      </w:r>
    </w:p>
    <w:p w14:paraId="06EDC7D5" w14:textId="08E43DB7" w:rsidR="00B014FF" w:rsidRDefault="00B014FF" w:rsidP="00B06C2C">
      <w:pPr>
        <w:pStyle w:val="111Title"/>
      </w:pPr>
      <w:r>
        <w:t>Search text box, with the text “Start typing”</w:t>
      </w:r>
      <w:r w:rsidR="003E21A7">
        <w:t>, as-you-type.</w:t>
      </w:r>
    </w:p>
    <w:p w14:paraId="787FD69F" w14:textId="77777777" w:rsidR="00282DA4" w:rsidRDefault="00B014FF" w:rsidP="00B06C2C">
      <w:pPr>
        <w:pStyle w:val="1111Title"/>
      </w:pPr>
      <w:r>
        <w:t xml:space="preserve">This search box will search for any games </w:t>
      </w:r>
      <w:r w:rsidR="00282DA4">
        <w:t>according to Game Type ID, Game name or game Type.</w:t>
      </w:r>
    </w:p>
    <w:p w14:paraId="6713F6DB" w14:textId="372043F0" w:rsidR="00282DA4" w:rsidRDefault="00282DA4" w:rsidP="00B06C2C">
      <w:pPr>
        <w:pStyle w:val="111Title"/>
      </w:pPr>
      <w:r>
        <w:t>Data return table – returning all results according to the user’s input, narrowing them down as he types.</w:t>
      </w:r>
    </w:p>
    <w:p w14:paraId="21C260F7" w14:textId="77777777" w:rsidR="00282DA4" w:rsidRDefault="00282DA4" w:rsidP="00B06C2C">
      <w:pPr>
        <w:pStyle w:val="1111Title"/>
      </w:pPr>
      <w:r>
        <w:t>Before starting to type in the search box, the table would be empty.</w:t>
      </w:r>
    </w:p>
    <w:p w14:paraId="0A148CB9" w14:textId="6BDB1957" w:rsidR="00C8052E" w:rsidRDefault="00282DA4" w:rsidP="00B06C2C">
      <w:pPr>
        <w:pStyle w:val="111Title"/>
      </w:pPr>
      <w:r>
        <w:t>Choosing a game would happen by clicking on the relevant game</w:t>
      </w:r>
      <w:r w:rsidR="003E21A7">
        <w:t xml:space="preserve"> line</w:t>
      </w:r>
      <w:r>
        <w:t>, and then clicking “done”.</w:t>
      </w:r>
    </w:p>
    <w:p w14:paraId="50E08BFB" w14:textId="77777777" w:rsidR="00CE31C0" w:rsidRDefault="00CE31C0" w:rsidP="00B06C2C">
      <w:pPr>
        <w:pStyle w:val="1111Title"/>
        <w:numPr>
          <w:ilvl w:val="0"/>
          <w:numId w:val="0"/>
        </w:numPr>
        <w:ind w:left="1134"/>
      </w:pPr>
    </w:p>
    <w:p w14:paraId="75D3B788" w14:textId="77777777" w:rsidR="00CE31C0" w:rsidRDefault="00CE31C0">
      <w:pPr>
        <w:rPr>
          <w:rFonts w:asciiTheme="majorHAnsi" w:eastAsiaTheme="majorEastAsia" w:hAnsiTheme="majorHAnsi" w:cstheme="majorBidi"/>
          <w:b/>
          <w:sz w:val="28"/>
          <w:szCs w:val="28"/>
        </w:rPr>
      </w:pPr>
      <w:r>
        <w:br w:type="page"/>
      </w:r>
    </w:p>
    <w:p w14:paraId="600D2485" w14:textId="5166F50C" w:rsidR="003E21A7" w:rsidRDefault="003E21A7" w:rsidP="003E21A7">
      <w:pPr>
        <w:pStyle w:val="11Title"/>
      </w:pPr>
      <w:bookmarkStart w:id="39" w:name="_Toc451778478"/>
      <w:r>
        <w:lastRenderedPageBreak/>
        <w:t>Favorites</w:t>
      </w:r>
      <w:bookmarkEnd w:id="39"/>
    </w:p>
    <w:p w14:paraId="733EE7D7" w14:textId="47342CF5" w:rsidR="003E21A7" w:rsidRDefault="003E21A7" w:rsidP="00B127C8">
      <w:pPr>
        <w:pStyle w:val="NONNumbering"/>
      </w:pPr>
      <w:r>
        <w:rPr>
          <w:noProof/>
        </w:rPr>
        <w:drawing>
          <wp:inline distT="0" distB="0" distL="0" distR="0" wp14:anchorId="37AD855A" wp14:editId="701A95CB">
            <wp:extent cx="6574790" cy="2035834"/>
            <wp:effectExtent l="0" t="0" r="0" b="254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17" t="823" r="744" b="2058"/>
                    <a:stretch/>
                  </pic:blipFill>
                  <pic:spPr bwMode="auto">
                    <a:xfrm>
                      <a:off x="0" y="0"/>
                      <a:ext cx="6576457" cy="2036350"/>
                    </a:xfrm>
                    <a:prstGeom prst="rect">
                      <a:avLst/>
                    </a:prstGeom>
                    <a:ln>
                      <a:noFill/>
                    </a:ln>
                    <a:extLst>
                      <a:ext uri="{53640926-AAD7-44D8-BBD7-CCE9431645EC}">
                        <a14:shadowObscured xmlns:a14="http://schemas.microsoft.com/office/drawing/2010/main"/>
                      </a:ext>
                    </a:extLst>
                  </pic:spPr>
                </pic:pic>
              </a:graphicData>
            </a:graphic>
          </wp:inline>
        </w:drawing>
      </w:r>
    </w:p>
    <w:p w14:paraId="7779775F" w14:textId="53783A51" w:rsidR="003E21A7" w:rsidRDefault="003E21A7" w:rsidP="00B06C2C">
      <w:pPr>
        <w:pStyle w:val="111Title"/>
      </w:pPr>
      <w:r>
        <w:t>Size: 950x230px.</w:t>
      </w:r>
    </w:p>
    <w:p w14:paraId="09E567C2" w14:textId="2D593CA4" w:rsidR="003E21A7" w:rsidRDefault="003E21A7" w:rsidP="00B06C2C">
      <w:pPr>
        <w:pStyle w:val="111Title"/>
      </w:pPr>
      <w:r>
        <w:t>Title: “Favorites”.</w:t>
      </w:r>
    </w:p>
    <w:p w14:paraId="40CA34D9" w14:textId="7D15A77C" w:rsidR="003E21A7" w:rsidRDefault="003E21A7" w:rsidP="00B06C2C">
      <w:pPr>
        <w:pStyle w:val="111Title"/>
      </w:pPr>
      <w:r>
        <w:t>“X” icon to close the window</w:t>
      </w:r>
      <w:r w:rsidR="008C135B">
        <w:t xml:space="preserve"> (without saving)</w:t>
      </w:r>
      <w:r>
        <w:t>.</w:t>
      </w:r>
    </w:p>
    <w:p w14:paraId="285A4B97" w14:textId="5EFF547B" w:rsidR="003E21A7" w:rsidRDefault="003E21A7" w:rsidP="00B06C2C">
      <w:pPr>
        <w:pStyle w:val="111Title"/>
      </w:pPr>
      <w:r>
        <w:t>“Done” button to save the user’s changes.</w:t>
      </w:r>
    </w:p>
    <w:p w14:paraId="6326B51F" w14:textId="5B107BA0" w:rsidR="003E21A7" w:rsidRDefault="003E21A7" w:rsidP="00B06C2C">
      <w:pPr>
        <w:pStyle w:val="111Title"/>
      </w:pPr>
      <w:r>
        <w:t>Left column</w:t>
      </w:r>
    </w:p>
    <w:p w14:paraId="6CA6EE4A" w14:textId="1E5ADB67" w:rsidR="003E21A7" w:rsidRDefault="003E21A7" w:rsidP="00B06C2C">
      <w:pPr>
        <w:pStyle w:val="1111Title"/>
      </w:pPr>
      <w:r>
        <w:t>Text: “Drag &amp; Drop to reorder, add or remove”</w:t>
      </w:r>
    </w:p>
    <w:p w14:paraId="1E9FB1F9" w14:textId="06D81012" w:rsidR="003E21A7" w:rsidRDefault="003E21A7" w:rsidP="00B06C2C">
      <w:pPr>
        <w:pStyle w:val="1111Title"/>
      </w:pPr>
      <w:r>
        <w:t>List of “chosen” games</w:t>
      </w:r>
    </w:p>
    <w:p w14:paraId="29ED477A" w14:textId="364E3113" w:rsidR="003E21A7" w:rsidRDefault="003E21A7" w:rsidP="00B06C2C">
      <w:pPr>
        <w:pStyle w:val="11111Title"/>
      </w:pPr>
      <w:proofErr w:type="spellStart"/>
      <w:r>
        <w:t>Mouseover</w:t>
      </w:r>
      <w:proofErr w:type="spellEnd"/>
      <w:r>
        <w:t xml:space="preserve"> on each game will show an X for removing it if needed</w:t>
      </w:r>
      <w:r>
        <w:br/>
      </w:r>
      <w:r>
        <w:rPr>
          <w:noProof/>
        </w:rPr>
        <w:drawing>
          <wp:inline distT="0" distB="0" distL="0" distR="0" wp14:anchorId="70BD6C68" wp14:editId="2DF4CF10">
            <wp:extent cx="2142857" cy="27619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2857" cy="276190"/>
                    </a:xfrm>
                    <a:prstGeom prst="rect">
                      <a:avLst/>
                    </a:prstGeom>
                  </pic:spPr>
                </pic:pic>
              </a:graphicData>
            </a:graphic>
          </wp:inline>
        </w:drawing>
      </w:r>
    </w:p>
    <w:p w14:paraId="23B86744" w14:textId="2C7F94ED" w:rsidR="003E21A7" w:rsidRDefault="008C135B" w:rsidP="00B06C2C">
      <w:pPr>
        <w:pStyle w:val="11111Title"/>
      </w:pPr>
      <w:r>
        <w:t>Games can be removed also by dragging and dropping them to the right column</w:t>
      </w:r>
    </w:p>
    <w:p w14:paraId="490A5584" w14:textId="5F48E092" w:rsidR="008C135B" w:rsidRDefault="008C135B" w:rsidP="000E7723">
      <w:pPr>
        <w:pStyle w:val="11111Title"/>
        <w:pPrChange w:id="40" w:author="Hila Zimmerman" w:date="2016-05-23T14:56:00Z">
          <w:pPr>
            <w:pStyle w:val="11111Title"/>
          </w:pPr>
        </w:pPrChange>
      </w:pPr>
      <w:r>
        <w:t xml:space="preserve">Max number of possible games to add would be set automatically according to the client settings in that </w:t>
      </w:r>
      <w:del w:id="41" w:author="Hila Zimmerman" w:date="2016-05-23T14:56:00Z">
        <w:r w:rsidDel="000E7723">
          <w:delText>sub-brand.</w:delText>
        </w:r>
      </w:del>
      <w:ins w:id="42" w:author="Hila Zimmerman" w:date="2016-05-23T14:56:00Z">
        <w:r w:rsidR="000E7723">
          <w:t>skin.</w:t>
        </w:r>
      </w:ins>
    </w:p>
    <w:p w14:paraId="15FB892B" w14:textId="53E911E4" w:rsidR="008C135B" w:rsidRDefault="008C135B" w:rsidP="00B06C2C">
      <w:pPr>
        <w:pStyle w:val="111Title"/>
      </w:pPr>
      <w:r>
        <w:t>Right column</w:t>
      </w:r>
    </w:p>
    <w:p w14:paraId="2A27CCD0" w14:textId="532340CD" w:rsidR="008C135B" w:rsidRDefault="008C135B" w:rsidP="00B06C2C">
      <w:pPr>
        <w:pStyle w:val="1111Title"/>
      </w:pPr>
      <w:r>
        <w:t>Search box, as-you-type, for any of the available games to use in this section. The results will be shown in the list below it.</w:t>
      </w:r>
    </w:p>
    <w:p w14:paraId="4251FC76" w14:textId="252D9CBF" w:rsidR="008C135B" w:rsidRDefault="008C135B" w:rsidP="00B06C2C">
      <w:pPr>
        <w:pStyle w:val="11111Title"/>
      </w:pPr>
      <w:r>
        <w:t>Text: “Type game name…”</w:t>
      </w:r>
    </w:p>
    <w:p w14:paraId="76F94043" w14:textId="0A79D90F" w:rsidR="008C135B" w:rsidRDefault="008C135B" w:rsidP="00B06C2C">
      <w:pPr>
        <w:pStyle w:val="1111Title"/>
      </w:pPr>
      <w:r>
        <w:t>List of all available games for this section.</w:t>
      </w:r>
    </w:p>
    <w:p w14:paraId="09F3EFBE" w14:textId="0691B649" w:rsidR="008C135B" w:rsidRDefault="008C135B" w:rsidP="00B06C2C">
      <w:pPr>
        <w:pStyle w:val="111111"/>
      </w:pPr>
      <w:r>
        <w:t>By default, showing all relevant games for that section (until search box is used).</w:t>
      </w:r>
    </w:p>
    <w:p w14:paraId="6E40F947" w14:textId="77777777" w:rsidR="008C135B" w:rsidRDefault="008C135B" w:rsidP="00B06C2C">
      <w:pPr>
        <w:pStyle w:val="111111"/>
      </w:pPr>
      <w:r>
        <w:t>By default, displaying all games, including the ones used on the left side (“chosen” games), sorted by name, highlighting the “chosen” games with a different color.</w:t>
      </w:r>
    </w:p>
    <w:p w14:paraId="4DA80DE8" w14:textId="77777777" w:rsidR="008C135B" w:rsidRDefault="008C135B" w:rsidP="00B06C2C">
      <w:pPr>
        <w:pStyle w:val="111111"/>
      </w:pPr>
      <w:r>
        <w:t>Below the list, an option to change it from displaying all to displaying only unused (not chosen) games.</w:t>
      </w:r>
    </w:p>
    <w:p w14:paraId="432A5386" w14:textId="77777777" w:rsidR="008C135B" w:rsidRDefault="008C135B" w:rsidP="00B06C2C">
      <w:pPr>
        <w:pStyle w:val="111111"/>
      </w:pPr>
      <w:r>
        <w:lastRenderedPageBreak/>
        <w:t>Picking games from that list and adding them to the left side would be allowed by drag &amp; drop.</w:t>
      </w:r>
    </w:p>
    <w:p w14:paraId="61D3A616" w14:textId="5B211CFF" w:rsidR="008C135B" w:rsidRDefault="008C135B" w:rsidP="00B06C2C">
      <w:pPr>
        <w:pStyle w:val="111111"/>
      </w:pPr>
      <w:r>
        <w:t>The list will allow multiple selection of items by holding down the CTRL key.</w:t>
      </w:r>
    </w:p>
    <w:p w14:paraId="1E0DD0C4" w14:textId="77777777" w:rsidR="008C135B" w:rsidRDefault="008C135B" w:rsidP="00B06C2C">
      <w:pPr>
        <w:pStyle w:val="111111"/>
        <w:numPr>
          <w:ilvl w:val="0"/>
          <w:numId w:val="0"/>
        </w:numPr>
        <w:ind w:left="1560"/>
      </w:pPr>
    </w:p>
    <w:p w14:paraId="350DEE68" w14:textId="539E420A" w:rsidR="008C135B" w:rsidRDefault="008C135B" w:rsidP="008C135B">
      <w:pPr>
        <w:pStyle w:val="11Title"/>
      </w:pPr>
      <w:bookmarkStart w:id="43" w:name="_Toc451778479"/>
      <w:r>
        <w:t>My Account</w:t>
      </w:r>
      <w:bookmarkEnd w:id="43"/>
    </w:p>
    <w:p w14:paraId="727FDF53" w14:textId="0F9B9E3E" w:rsidR="008C135B" w:rsidRDefault="008C135B" w:rsidP="00B127C8">
      <w:pPr>
        <w:pStyle w:val="NONNumbering"/>
      </w:pPr>
      <w:r>
        <w:rPr>
          <w:noProof/>
        </w:rPr>
        <w:drawing>
          <wp:inline distT="0" distB="0" distL="0" distR="0" wp14:anchorId="6012712F" wp14:editId="042803A5">
            <wp:extent cx="6660515" cy="2068195"/>
            <wp:effectExtent l="0" t="0" r="6985" b="825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60515" cy="2068195"/>
                    </a:xfrm>
                    <a:prstGeom prst="rect">
                      <a:avLst/>
                    </a:prstGeom>
                  </pic:spPr>
                </pic:pic>
              </a:graphicData>
            </a:graphic>
          </wp:inline>
        </w:drawing>
      </w:r>
    </w:p>
    <w:p w14:paraId="2EA7614C" w14:textId="77777777" w:rsidR="008C135B" w:rsidRDefault="008C135B" w:rsidP="00B06C2C">
      <w:pPr>
        <w:pStyle w:val="111Title"/>
      </w:pPr>
      <w:r>
        <w:t>Size: 950x230px.</w:t>
      </w:r>
    </w:p>
    <w:p w14:paraId="664C7B0C" w14:textId="031543E0" w:rsidR="008C135B" w:rsidRDefault="008C135B" w:rsidP="00B06C2C">
      <w:pPr>
        <w:pStyle w:val="111Title"/>
      </w:pPr>
      <w:r>
        <w:t>Title: “My Account Menu”.</w:t>
      </w:r>
    </w:p>
    <w:p w14:paraId="1F195E6B" w14:textId="61D9A4D7" w:rsidR="008C135B" w:rsidRDefault="008C135B" w:rsidP="00B06C2C">
      <w:pPr>
        <w:pStyle w:val="111Title"/>
      </w:pPr>
      <w:r>
        <w:t>“X” icon to close the window (without saving).</w:t>
      </w:r>
    </w:p>
    <w:p w14:paraId="2B47E74B" w14:textId="77777777" w:rsidR="008C135B" w:rsidRDefault="008C135B" w:rsidP="00B06C2C">
      <w:pPr>
        <w:pStyle w:val="111Title"/>
      </w:pPr>
      <w:r>
        <w:t>“Done” button to save the user’s changes.</w:t>
      </w:r>
    </w:p>
    <w:p w14:paraId="0080F979" w14:textId="2D99FBBD" w:rsidR="008C135B" w:rsidRDefault="008C135B" w:rsidP="00B06C2C">
      <w:pPr>
        <w:pStyle w:val="111Title"/>
      </w:pPr>
      <w:r>
        <w:t>2 Left columns</w:t>
      </w:r>
    </w:p>
    <w:p w14:paraId="6EEF4689" w14:textId="77777777" w:rsidR="008C135B" w:rsidRDefault="008C135B" w:rsidP="00B06C2C">
      <w:pPr>
        <w:pStyle w:val="1111Title"/>
      </w:pPr>
      <w:r>
        <w:t>Text: “Drag &amp; Drop to reorder, add or remove”</w:t>
      </w:r>
    </w:p>
    <w:p w14:paraId="6C71DCB8" w14:textId="2D5BE5CD" w:rsidR="008C135B" w:rsidRDefault="008C135B" w:rsidP="00B06C2C">
      <w:pPr>
        <w:pStyle w:val="1111Title"/>
      </w:pPr>
      <w:r>
        <w:t>List of “chosen” items for each section (for the lobby and for the history page).</w:t>
      </w:r>
    </w:p>
    <w:p w14:paraId="672D7A40" w14:textId="77777777" w:rsidR="008C135B" w:rsidRDefault="008C135B" w:rsidP="00B06C2C">
      <w:pPr>
        <w:pStyle w:val="11111Title"/>
      </w:pPr>
      <w:proofErr w:type="spellStart"/>
      <w:r>
        <w:t>Mouseover</w:t>
      </w:r>
      <w:proofErr w:type="spellEnd"/>
      <w:r>
        <w:t xml:space="preserve"> on each game will show an X for removing it if needed</w:t>
      </w:r>
      <w:r>
        <w:br/>
      </w:r>
      <w:r>
        <w:rPr>
          <w:noProof/>
        </w:rPr>
        <w:drawing>
          <wp:inline distT="0" distB="0" distL="0" distR="0" wp14:anchorId="64C0D353" wp14:editId="547816C1">
            <wp:extent cx="2142857" cy="27619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2857" cy="276190"/>
                    </a:xfrm>
                    <a:prstGeom prst="rect">
                      <a:avLst/>
                    </a:prstGeom>
                  </pic:spPr>
                </pic:pic>
              </a:graphicData>
            </a:graphic>
          </wp:inline>
        </w:drawing>
      </w:r>
    </w:p>
    <w:p w14:paraId="56B7C962" w14:textId="7ACA4CD5" w:rsidR="008C135B" w:rsidRDefault="008C135B" w:rsidP="00B06C2C">
      <w:pPr>
        <w:pStyle w:val="11111Title"/>
      </w:pPr>
      <w:r>
        <w:t>Items can be removed also by dragging and dropping them to the right column</w:t>
      </w:r>
    </w:p>
    <w:p w14:paraId="63B59029" w14:textId="38E7F428" w:rsidR="008C135B" w:rsidRDefault="008C135B" w:rsidP="000E7723">
      <w:pPr>
        <w:pStyle w:val="11111Title"/>
        <w:pPrChange w:id="44" w:author="Hila Zimmerman" w:date="2016-05-23T14:56:00Z">
          <w:pPr>
            <w:pStyle w:val="11111Title"/>
          </w:pPr>
        </w:pPrChange>
      </w:pPr>
      <w:r>
        <w:t xml:space="preserve">Max number of possible items to add would be set automatically according to the client settings in that </w:t>
      </w:r>
      <w:del w:id="45" w:author="Hila Zimmerman" w:date="2016-05-23T14:56:00Z">
        <w:r w:rsidDel="000E7723">
          <w:delText>sub-brand</w:delText>
        </w:r>
      </w:del>
      <w:ins w:id="46" w:author="Hila Zimmerman" w:date="2016-05-23T14:56:00Z">
        <w:r w:rsidR="000E7723">
          <w:t>skin</w:t>
        </w:r>
      </w:ins>
      <w:r>
        <w:t>.</w:t>
      </w:r>
    </w:p>
    <w:p w14:paraId="476873BF" w14:textId="77777777" w:rsidR="008C135B" w:rsidRDefault="008C135B" w:rsidP="00B06C2C">
      <w:pPr>
        <w:pStyle w:val="111Title"/>
      </w:pPr>
      <w:r>
        <w:t>Right column</w:t>
      </w:r>
    </w:p>
    <w:p w14:paraId="0D2D5416" w14:textId="6390C609" w:rsidR="008C135B" w:rsidRDefault="008C135B" w:rsidP="00B06C2C">
      <w:pPr>
        <w:pStyle w:val="1111Title"/>
      </w:pPr>
      <w:r>
        <w:t>Search box, as-you-type, for any of the available items to use in this section. The results will be shown in the list below it.</w:t>
      </w:r>
    </w:p>
    <w:p w14:paraId="1EFF8079" w14:textId="0C798B45" w:rsidR="008C135B" w:rsidRDefault="008C135B" w:rsidP="00B06C2C">
      <w:pPr>
        <w:pStyle w:val="11111Title"/>
      </w:pPr>
      <w:r>
        <w:t>Text: “Start typing…”</w:t>
      </w:r>
    </w:p>
    <w:p w14:paraId="4AF06970" w14:textId="2EE8D5EF" w:rsidR="008C135B" w:rsidRDefault="008C135B" w:rsidP="00B06C2C">
      <w:pPr>
        <w:pStyle w:val="1111Title"/>
      </w:pPr>
      <w:r>
        <w:t>List of all available items for this section.</w:t>
      </w:r>
    </w:p>
    <w:p w14:paraId="0409D278" w14:textId="1642C5E3" w:rsidR="008C135B" w:rsidRDefault="008C135B" w:rsidP="00B06C2C">
      <w:pPr>
        <w:pStyle w:val="111111"/>
      </w:pPr>
      <w:r>
        <w:t>By default, showing all relevant items for that menu (until search box is used).</w:t>
      </w:r>
    </w:p>
    <w:p w14:paraId="07DC04D6" w14:textId="5F6F57A8" w:rsidR="008C135B" w:rsidRDefault="008C135B" w:rsidP="00B06C2C">
      <w:pPr>
        <w:pStyle w:val="111111"/>
      </w:pPr>
      <w:r>
        <w:lastRenderedPageBreak/>
        <w:t>By default, displaying all items, including the ones used on the left side (“chosen” items), sorted by name, highlighting the “chosen” items with a different color.</w:t>
      </w:r>
    </w:p>
    <w:p w14:paraId="1EB244E9" w14:textId="271354AF" w:rsidR="008C135B" w:rsidRDefault="008C135B" w:rsidP="00B06C2C">
      <w:pPr>
        <w:pStyle w:val="111111"/>
      </w:pPr>
      <w:r>
        <w:t>Below the list, an option to change it from displaying all to displaying only unused (not chosen) items.</w:t>
      </w:r>
    </w:p>
    <w:p w14:paraId="380A56D7" w14:textId="22F4B38D" w:rsidR="008C135B" w:rsidRDefault="008C135B" w:rsidP="00B06C2C">
      <w:pPr>
        <w:pStyle w:val="111111"/>
      </w:pPr>
      <w:r>
        <w:t>Picking items from that list and adding them to the left side would be allowed by drag &amp; drop.</w:t>
      </w:r>
    </w:p>
    <w:p w14:paraId="7FB258C8" w14:textId="77777777" w:rsidR="008C135B" w:rsidRDefault="008C135B" w:rsidP="00B06C2C">
      <w:pPr>
        <w:pStyle w:val="111111"/>
      </w:pPr>
      <w:r>
        <w:t>The list will allow multiple selection of items by holding down the CTRL key.</w:t>
      </w:r>
    </w:p>
    <w:p w14:paraId="0D1A7B64" w14:textId="77777777" w:rsidR="008C135B" w:rsidRDefault="008C135B" w:rsidP="00B06C2C">
      <w:pPr>
        <w:pStyle w:val="111Title"/>
        <w:numPr>
          <w:ilvl w:val="0"/>
          <w:numId w:val="0"/>
        </w:numPr>
        <w:ind w:left="709"/>
      </w:pPr>
    </w:p>
    <w:p w14:paraId="225E4188" w14:textId="745118BF" w:rsidR="008C135B" w:rsidRDefault="008C135B" w:rsidP="008C135B">
      <w:pPr>
        <w:pStyle w:val="11Title"/>
      </w:pPr>
      <w:bookmarkStart w:id="47" w:name="_Toc451778480"/>
      <w:r>
        <w:t>Top Games</w:t>
      </w:r>
      <w:bookmarkEnd w:id="47"/>
    </w:p>
    <w:p w14:paraId="1504B9FA" w14:textId="0B2B74E0" w:rsidR="008C135B" w:rsidRDefault="008C135B" w:rsidP="00B127C8">
      <w:pPr>
        <w:pStyle w:val="NONNumbering"/>
      </w:pPr>
      <w:r>
        <w:rPr>
          <w:noProof/>
        </w:rPr>
        <w:drawing>
          <wp:inline distT="0" distB="0" distL="0" distR="0" wp14:anchorId="1D2F70CC" wp14:editId="3E11CBCA">
            <wp:extent cx="6660515" cy="2079625"/>
            <wp:effectExtent l="0" t="0" r="698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60515" cy="2079625"/>
                    </a:xfrm>
                    <a:prstGeom prst="rect">
                      <a:avLst/>
                    </a:prstGeom>
                  </pic:spPr>
                </pic:pic>
              </a:graphicData>
            </a:graphic>
          </wp:inline>
        </w:drawing>
      </w:r>
    </w:p>
    <w:p w14:paraId="752ABD82" w14:textId="39F31107" w:rsidR="008C135B" w:rsidRDefault="008C135B" w:rsidP="00B06C2C">
      <w:pPr>
        <w:pStyle w:val="111Title"/>
      </w:pPr>
      <w:r>
        <w:t>Title: “Top Games”.</w:t>
      </w:r>
    </w:p>
    <w:p w14:paraId="12F21776" w14:textId="7D380267" w:rsidR="008C135B" w:rsidRDefault="00914F5F" w:rsidP="00B06C2C">
      <w:pPr>
        <w:pStyle w:val="111Title"/>
      </w:pPr>
      <w:r>
        <w:t>All the rest is identical to “favorites” section.</w:t>
      </w:r>
    </w:p>
    <w:p w14:paraId="47A86602" w14:textId="77777777" w:rsidR="008C135B" w:rsidRDefault="008C135B" w:rsidP="00B06C2C">
      <w:pPr>
        <w:pStyle w:val="111Title"/>
        <w:numPr>
          <w:ilvl w:val="0"/>
          <w:numId w:val="0"/>
        </w:numPr>
        <w:ind w:left="709"/>
      </w:pPr>
    </w:p>
    <w:p w14:paraId="65E1D57E" w14:textId="5DF379D6" w:rsidR="00914F5F" w:rsidRDefault="00914F5F" w:rsidP="00914F5F">
      <w:pPr>
        <w:pStyle w:val="11Title"/>
      </w:pPr>
      <w:bookmarkStart w:id="48" w:name="_Toc451778481"/>
      <w:r>
        <w:t>VIP Games</w:t>
      </w:r>
      <w:bookmarkEnd w:id="48"/>
    </w:p>
    <w:p w14:paraId="23C82408" w14:textId="3E7FD1BE" w:rsidR="00914F5F" w:rsidRDefault="00914F5F" w:rsidP="00B127C8">
      <w:pPr>
        <w:pStyle w:val="NONNumbering"/>
      </w:pPr>
      <w:r>
        <w:rPr>
          <w:noProof/>
        </w:rPr>
        <w:drawing>
          <wp:inline distT="0" distB="0" distL="0" distR="0" wp14:anchorId="489E4975" wp14:editId="7C483A9A">
            <wp:extent cx="6660515" cy="2065655"/>
            <wp:effectExtent l="0" t="0" r="698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60515" cy="2065655"/>
                    </a:xfrm>
                    <a:prstGeom prst="rect">
                      <a:avLst/>
                    </a:prstGeom>
                  </pic:spPr>
                </pic:pic>
              </a:graphicData>
            </a:graphic>
          </wp:inline>
        </w:drawing>
      </w:r>
    </w:p>
    <w:p w14:paraId="3A70E052" w14:textId="19DC630F" w:rsidR="00914F5F" w:rsidRDefault="00914F5F" w:rsidP="00B06C2C">
      <w:pPr>
        <w:pStyle w:val="111Title"/>
      </w:pPr>
      <w:r>
        <w:t>Title: “VIP Games”.</w:t>
      </w:r>
    </w:p>
    <w:p w14:paraId="41E39E17" w14:textId="77777777" w:rsidR="00914F5F" w:rsidRDefault="00914F5F" w:rsidP="00B06C2C">
      <w:pPr>
        <w:pStyle w:val="111Title"/>
      </w:pPr>
      <w:r>
        <w:t>All the rest is identical to “favorites” section.</w:t>
      </w:r>
    </w:p>
    <w:p w14:paraId="5FEEC3FE" w14:textId="77777777" w:rsidR="00914F5F" w:rsidRDefault="00914F5F" w:rsidP="00B06C2C">
      <w:pPr>
        <w:pStyle w:val="111Title"/>
        <w:numPr>
          <w:ilvl w:val="0"/>
          <w:numId w:val="0"/>
        </w:numPr>
        <w:ind w:left="709"/>
      </w:pPr>
    </w:p>
    <w:p w14:paraId="3D1815E7" w14:textId="440C214A" w:rsidR="003E21A7" w:rsidRDefault="003E21A7" w:rsidP="00B06C2C">
      <w:pPr>
        <w:pStyle w:val="1111Title"/>
        <w:numPr>
          <w:ilvl w:val="0"/>
          <w:numId w:val="0"/>
        </w:numPr>
        <w:ind w:left="1134"/>
      </w:pPr>
    </w:p>
    <w:p w14:paraId="3D051C8F" w14:textId="49066EEE" w:rsidR="00FE4B30" w:rsidRDefault="000E7723" w:rsidP="001852E0">
      <w:pPr>
        <w:pStyle w:val="11Title"/>
      </w:pPr>
      <w:bookmarkStart w:id="49" w:name="_Toc451778482"/>
      <w:proofErr w:type="spellStart"/>
      <w:r>
        <w:t>Nav</w:t>
      </w:r>
      <w:proofErr w:type="spellEnd"/>
      <w:r>
        <w:t xml:space="preserve"> Bar</w:t>
      </w:r>
      <w:r w:rsidR="00FE4B30">
        <w:t xml:space="preserve"> options:</w:t>
      </w:r>
      <w:bookmarkEnd w:id="49"/>
    </w:p>
    <w:p w14:paraId="15B51662" w14:textId="77777777" w:rsidR="00EE71EB" w:rsidRDefault="00EE71EB" w:rsidP="00B06C2C">
      <w:pPr>
        <w:pStyle w:val="111Title"/>
      </w:pPr>
      <w:r>
        <w:t>Left side:</w:t>
      </w:r>
    </w:p>
    <w:p w14:paraId="434FBE41" w14:textId="77777777" w:rsidR="00EE71EB" w:rsidRDefault="00EE71EB" w:rsidP="00B06C2C">
      <w:pPr>
        <w:pStyle w:val="1111Title"/>
      </w:pPr>
      <w:r>
        <w:t>Previous (disabled)</w:t>
      </w:r>
    </w:p>
    <w:p w14:paraId="477CBE5D" w14:textId="1B5281C9" w:rsidR="00EE71EB" w:rsidRDefault="00EE71EB" w:rsidP="00B06C2C">
      <w:pPr>
        <w:pStyle w:val="1111Title"/>
      </w:pPr>
      <w:r>
        <w:t>View mockup</w:t>
      </w:r>
      <w:r w:rsidR="00194ABA">
        <w:t xml:space="preserve"> - Details about this screen in the following sections</w:t>
      </w:r>
    </w:p>
    <w:p w14:paraId="76C2E4CD" w14:textId="77777777" w:rsidR="00EE71EB" w:rsidRDefault="00EE71EB" w:rsidP="00B06C2C">
      <w:pPr>
        <w:pStyle w:val="111Title"/>
      </w:pPr>
      <w:r>
        <w:t>Right side:</w:t>
      </w:r>
    </w:p>
    <w:p w14:paraId="095F6117" w14:textId="12ACC86A" w:rsidR="00EE71EB" w:rsidRDefault="00EE71EB" w:rsidP="00B06C2C">
      <w:pPr>
        <w:pStyle w:val="1111Title"/>
      </w:pPr>
      <w:r>
        <w:t>Save draft</w:t>
      </w:r>
      <w:r w:rsidR="00194ABA">
        <w:t xml:space="preserve"> - Details about this screen in the following sections</w:t>
      </w:r>
    </w:p>
    <w:p w14:paraId="509D19FD" w14:textId="1DA977A3" w:rsidR="00FE4B30" w:rsidRDefault="00FE4B30" w:rsidP="00B06C2C">
      <w:pPr>
        <w:pStyle w:val="1111Title"/>
      </w:pPr>
      <w:r>
        <w:t>Next</w:t>
      </w:r>
      <w:r w:rsidR="00EE71EB">
        <w:t xml:space="preserve"> </w:t>
      </w:r>
      <w:r>
        <w:t>– Switching to Games page</w:t>
      </w:r>
    </w:p>
    <w:p w14:paraId="2F87DC56" w14:textId="77777777" w:rsidR="00282DA4" w:rsidRDefault="00282DA4" w:rsidP="00B06C2C">
      <w:pPr>
        <w:pStyle w:val="111Title"/>
        <w:numPr>
          <w:ilvl w:val="0"/>
          <w:numId w:val="0"/>
        </w:numPr>
      </w:pPr>
    </w:p>
    <w:p w14:paraId="4176A715" w14:textId="77777777" w:rsidR="00CE31C0" w:rsidRDefault="00CE31C0">
      <w:pPr>
        <w:rPr>
          <w:rFonts w:asciiTheme="majorHAnsi" w:eastAsiaTheme="majorEastAsia" w:hAnsiTheme="majorHAnsi" w:cstheme="majorBidi"/>
          <w:caps/>
          <w:color w:val="2E74B5" w:themeColor="accent1" w:themeShade="BF"/>
          <w:sz w:val="32"/>
          <w:szCs w:val="28"/>
        </w:rPr>
      </w:pPr>
      <w:r>
        <w:br w:type="page"/>
      </w:r>
    </w:p>
    <w:p w14:paraId="7B9D783A" w14:textId="5634C501" w:rsidR="00733B5D" w:rsidRDefault="005433F6" w:rsidP="001852E0">
      <w:pPr>
        <w:pStyle w:val="1Title"/>
      </w:pPr>
      <w:bookmarkStart w:id="50" w:name="_Toc451778483"/>
      <w:r>
        <w:lastRenderedPageBreak/>
        <w:t>Games</w:t>
      </w:r>
      <w:bookmarkEnd w:id="50"/>
    </w:p>
    <w:p w14:paraId="2AF7D34E" w14:textId="367F5C1A" w:rsidR="005433F6" w:rsidRDefault="00FD152B" w:rsidP="00B127C8">
      <w:pPr>
        <w:pStyle w:val="NONNumbering"/>
      </w:pPr>
      <w:r>
        <w:rPr>
          <w:noProof/>
        </w:rPr>
        <w:drawing>
          <wp:inline distT="0" distB="0" distL="0" distR="0" wp14:anchorId="4EFD2FB4" wp14:editId="14D67049">
            <wp:extent cx="4703674" cy="3389300"/>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6414" cy="3391274"/>
                    </a:xfrm>
                    <a:prstGeom prst="rect">
                      <a:avLst/>
                    </a:prstGeom>
                  </pic:spPr>
                </pic:pic>
              </a:graphicData>
            </a:graphic>
          </wp:inline>
        </w:drawing>
      </w:r>
    </w:p>
    <w:p w14:paraId="48E0CC1C" w14:textId="77777777" w:rsidR="005433F6" w:rsidRDefault="005433F6" w:rsidP="001852E0">
      <w:pPr>
        <w:pStyle w:val="11Title"/>
      </w:pPr>
      <w:bookmarkStart w:id="51" w:name="_Toc451778484"/>
      <w:r>
        <w:t>Main section</w:t>
      </w:r>
      <w:bookmarkEnd w:id="51"/>
    </w:p>
    <w:p w14:paraId="73032204" w14:textId="5589087B" w:rsidR="005433F6" w:rsidRDefault="005433F6" w:rsidP="00B06C2C">
      <w:pPr>
        <w:pStyle w:val="111Title"/>
      </w:pPr>
      <w:r>
        <w:t>Displaying the list of arenas set in the previous screen, each with its own line, name and down arrow to indicate that this part opens up below it.</w:t>
      </w:r>
    </w:p>
    <w:p w14:paraId="0E40226C" w14:textId="1AAA7768" w:rsidR="00AE076F" w:rsidRDefault="00AE076F" w:rsidP="00AE076F">
      <w:pPr>
        <w:pStyle w:val="1111Title"/>
      </w:pPr>
      <w:r>
        <w:t>The “Live Dealer” arena line will not be available for editing and will be grayed-out.</w:t>
      </w:r>
    </w:p>
    <w:p w14:paraId="18B37FFE" w14:textId="221A25BD" w:rsidR="00AE076F" w:rsidRDefault="00AE076F" w:rsidP="00AE076F">
      <w:pPr>
        <w:pStyle w:val="1111Title"/>
        <w:numPr>
          <w:ilvl w:val="0"/>
          <w:numId w:val="0"/>
        </w:numPr>
        <w:ind w:left="1134"/>
      </w:pPr>
      <w:r>
        <w:rPr>
          <w:noProof/>
        </w:rPr>
        <w:drawing>
          <wp:inline distT="0" distB="0" distL="0" distR="0" wp14:anchorId="60269482" wp14:editId="4848D7FB">
            <wp:extent cx="4729302" cy="1144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1102" cy="1152487"/>
                    </a:xfrm>
                    <a:prstGeom prst="rect">
                      <a:avLst/>
                    </a:prstGeom>
                  </pic:spPr>
                </pic:pic>
              </a:graphicData>
            </a:graphic>
          </wp:inline>
        </w:drawing>
      </w:r>
    </w:p>
    <w:p w14:paraId="2D929E89" w14:textId="4DE3C874" w:rsidR="00AE076F" w:rsidRDefault="00AE076F" w:rsidP="00AE076F">
      <w:pPr>
        <w:pStyle w:val="1111Title"/>
      </w:pPr>
      <w:r>
        <w:t>The list of arenas will be ordered by the same order that they were set in the previous Arenas page.</w:t>
      </w:r>
    </w:p>
    <w:p w14:paraId="0E079FC5" w14:textId="330EC1BC" w:rsidR="005433F6" w:rsidRDefault="005433F6" w:rsidP="00B06C2C">
      <w:pPr>
        <w:pStyle w:val="111Title"/>
      </w:pPr>
      <w:r>
        <w:t>Clicking each row (all along it, including the arrow) opens up the games changes screen.</w:t>
      </w:r>
    </w:p>
    <w:p w14:paraId="6DBE27EE" w14:textId="61D4AC89" w:rsidR="005433F6" w:rsidRDefault="005433F6" w:rsidP="00B06C2C">
      <w:pPr>
        <w:pStyle w:val="111Title"/>
      </w:pPr>
      <w:r>
        <w:t>Upon opening one of the rows, that specific row would become the top one, and the rest of the rows would disappear.</w:t>
      </w:r>
    </w:p>
    <w:p w14:paraId="019E5CB1" w14:textId="573AECD7" w:rsidR="00FD152B" w:rsidRDefault="00FD152B" w:rsidP="00B06C2C">
      <w:pPr>
        <w:pStyle w:val="111Title"/>
      </w:pPr>
      <w:r>
        <w:t>On the top right there’s a mobile labels button – if turned on, it will add the mobile label to all relevant games under that brand automatically. This is especially good for brands that do not have a mobile client, therefore we would like to remove the mobile indication off their games.</w:t>
      </w:r>
    </w:p>
    <w:p w14:paraId="0B870E44" w14:textId="12E67324" w:rsidR="00FD152B" w:rsidRDefault="00FD152B" w:rsidP="00FD152B">
      <w:pPr>
        <w:pStyle w:val="1111Title"/>
      </w:pPr>
      <w:r>
        <w:t>2 possible states:</w:t>
      </w:r>
    </w:p>
    <w:p w14:paraId="205C6048" w14:textId="4942A468" w:rsidR="00FD152B" w:rsidRDefault="00FD152B" w:rsidP="00FD152B">
      <w:pPr>
        <w:pStyle w:val="11111Title"/>
      </w:pPr>
      <w:r>
        <w:lastRenderedPageBreak/>
        <w:t xml:space="preserve">OFF: </w:t>
      </w:r>
      <w:r>
        <w:rPr>
          <w:noProof/>
        </w:rPr>
        <w:drawing>
          <wp:inline distT="0" distB="0" distL="0" distR="0" wp14:anchorId="1CAA1515" wp14:editId="43F77E4D">
            <wp:extent cx="1085714" cy="43809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85714" cy="438095"/>
                    </a:xfrm>
                    <a:prstGeom prst="rect">
                      <a:avLst/>
                    </a:prstGeom>
                  </pic:spPr>
                </pic:pic>
              </a:graphicData>
            </a:graphic>
          </wp:inline>
        </w:drawing>
      </w:r>
    </w:p>
    <w:p w14:paraId="08B5283E" w14:textId="14EA98C2" w:rsidR="00FD152B" w:rsidRDefault="00FD152B" w:rsidP="00FD152B">
      <w:pPr>
        <w:pStyle w:val="11111Title"/>
      </w:pPr>
      <w:r>
        <w:t xml:space="preserve">ON: </w:t>
      </w:r>
      <w:r>
        <w:rPr>
          <w:noProof/>
        </w:rPr>
        <w:drawing>
          <wp:inline distT="0" distB="0" distL="0" distR="0" wp14:anchorId="06F309F2" wp14:editId="34D1369F">
            <wp:extent cx="1085714" cy="438095"/>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85714" cy="438095"/>
                    </a:xfrm>
                    <a:prstGeom prst="rect">
                      <a:avLst/>
                    </a:prstGeom>
                  </pic:spPr>
                </pic:pic>
              </a:graphicData>
            </a:graphic>
          </wp:inline>
        </w:drawing>
      </w:r>
    </w:p>
    <w:p w14:paraId="592943F5" w14:textId="7FA5BB41" w:rsidR="00FD152B" w:rsidRDefault="00FD152B" w:rsidP="00FD152B">
      <w:pPr>
        <w:pStyle w:val="1111Title"/>
      </w:pPr>
      <w:r>
        <w:t>Default is ON.</w:t>
      </w:r>
    </w:p>
    <w:p w14:paraId="64F52787" w14:textId="77777777" w:rsidR="00194ABA" w:rsidRDefault="00194ABA" w:rsidP="00B06C2C">
      <w:pPr>
        <w:pStyle w:val="111Title"/>
        <w:numPr>
          <w:ilvl w:val="0"/>
          <w:numId w:val="0"/>
        </w:numPr>
        <w:ind w:left="709"/>
      </w:pPr>
    </w:p>
    <w:p w14:paraId="3CD1E3C5" w14:textId="7FF4A3CC" w:rsidR="005433F6" w:rsidRDefault="005433F6" w:rsidP="001852E0">
      <w:pPr>
        <w:pStyle w:val="11Title"/>
      </w:pPr>
      <w:bookmarkStart w:id="52" w:name="_Toc451778485"/>
      <w:r>
        <w:t>Games editing screen</w:t>
      </w:r>
      <w:bookmarkEnd w:id="52"/>
    </w:p>
    <w:p w14:paraId="019DF70D" w14:textId="77CA1623" w:rsidR="005433F6" w:rsidRDefault="00194ABA" w:rsidP="00B127C8">
      <w:pPr>
        <w:pStyle w:val="NONNumbering"/>
      </w:pPr>
      <w:r>
        <w:rPr>
          <w:noProof/>
        </w:rPr>
        <w:drawing>
          <wp:inline distT="0" distB="0" distL="0" distR="0" wp14:anchorId="1EC02F35" wp14:editId="03448AB4">
            <wp:extent cx="4986068" cy="3100784"/>
            <wp:effectExtent l="0" t="0" r="5080" b="444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7049" cy="3107613"/>
                    </a:xfrm>
                    <a:prstGeom prst="rect">
                      <a:avLst/>
                    </a:prstGeom>
                  </pic:spPr>
                </pic:pic>
              </a:graphicData>
            </a:graphic>
          </wp:inline>
        </w:drawing>
      </w:r>
    </w:p>
    <w:p w14:paraId="5B3DDFC8" w14:textId="627CD636" w:rsidR="005433F6" w:rsidRDefault="005433F6" w:rsidP="00B06C2C">
      <w:pPr>
        <w:pStyle w:val="111Title"/>
      </w:pPr>
      <w:r>
        <w:t xml:space="preserve">Size: </w:t>
      </w:r>
      <w:r w:rsidR="00194ABA">
        <w:t>taking over the entire area below the clicked line.</w:t>
      </w:r>
    </w:p>
    <w:p w14:paraId="6A32C08A" w14:textId="3B995DE3" w:rsidR="00194ABA" w:rsidRDefault="005433F6" w:rsidP="00B06C2C">
      <w:pPr>
        <w:pStyle w:val="111Title"/>
      </w:pPr>
      <w:r>
        <w:t xml:space="preserve">Once clicked to open, the line with the arena name will change its arrow to up (indication that the user can close that window back), and a “done” button would appear next to the arrow, allowing the user to save </w:t>
      </w:r>
      <w:r w:rsidR="00383E6B">
        <w:t>and finish working on this arena.</w:t>
      </w:r>
    </w:p>
    <w:p w14:paraId="3ADDD3EE" w14:textId="189E2205" w:rsidR="00383E6B" w:rsidRPr="00B06C2C" w:rsidRDefault="00383E6B" w:rsidP="00B06C2C">
      <w:pPr>
        <w:pStyle w:val="111Title"/>
        <w:rPr>
          <w:b/>
          <w:bCs/>
        </w:rPr>
      </w:pPr>
      <w:r w:rsidRPr="00B06C2C">
        <w:rPr>
          <w:b/>
          <w:bCs/>
        </w:rPr>
        <w:t>Left column</w:t>
      </w:r>
    </w:p>
    <w:p w14:paraId="6B182707" w14:textId="438BFA99" w:rsidR="00383E6B" w:rsidRDefault="00383E6B" w:rsidP="00B06C2C">
      <w:pPr>
        <w:pStyle w:val="1111Title"/>
      </w:pPr>
      <w:r w:rsidRPr="00B06C2C">
        <w:rPr>
          <w:b/>
          <w:bCs/>
        </w:rPr>
        <w:t>Top text</w:t>
      </w:r>
      <w:r>
        <w:t xml:space="preserve">: “Drag </w:t>
      </w:r>
      <w:r w:rsidR="00194ABA">
        <w:t>&amp;</w:t>
      </w:r>
      <w:r>
        <w:t xml:space="preserve"> drop </w:t>
      </w:r>
      <w:r w:rsidR="00194ABA">
        <w:t>to re</w:t>
      </w:r>
      <w:r>
        <w:t>order, add or remove”.</w:t>
      </w:r>
    </w:p>
    <w:p w14:paraId="175382E4" w14:textId="474A970D" w:rsidR="00383E6B" w:rsidRDefault="00383E6B" w:rsidP="00B06C2C">
      <w:pPr>
        <w:pStyle w:val="1111Title"/>
      </w:pPr>
      <w:r w:rsidRPr="00B06C2C">
        <w:rPr>
          <w:b/>
          <w:bCs/>
        </w:rPr>
        <w:t>Search icon</w:t>
      </w:r>
      <w:r>
        <w:t>, to find a specific game in that list (meaning, searching only within that list of chosen games on the left)</w:t>
      </w:r>
    </w:p>
    <w:p w14:paraId="7E5CC04F" w14:textId="1FD4A7E1" w:rsidR="00383E6B" w:rsidRDefault="00383E6B" w:rsidP="00B06C2C">
      <w:pPr>
        <w:pStyle w:val="11111Title"/>
      </w:pPr>
      <w:r>
        <w:t>Searching would retrieve the same list structure with the relevant results (as-you-type).</w:t>
      </w:r>
    </w:p>
    <w:p w14:paraId="174910CA" w14:textId="02D5FC76" w:rsidR="00383E6B" w:rsidRDefault="00383E6B" w:rsidP="00B06C2C">
      <w:pPr>
        <w:pStyle w:val="1111Title"/>
      </w:pPr>
      <w:r w:rsidRPr="00B06C2C">
        <w:rPr>
          <w:b/>
          <w:bCs/>
        </w:rPr>
        <w:t>List of all games</w:t>
      </w:r>
      <w:r>
        <w:t xml:space="preserve"> (all that are currently in production in that specific arena)</w:t>
      </w:r>
    </w:p>
    <w:p w14:paraId="6642EECA" w14:textId="5CFA9992" w:rsidR="00383E6B" w:rsidRDefault="00383E6B" w:rsidP="00B06C2C">
      <w:pPr>
        <w:pStyle w:val="11111Title"/>
      </w:pPr>
      <w:r>
        <w:lastRenderedPageBreak/>
        <w:t xml:space="preserve">Labels: For each games, there are </w:t>
      </w:r>
      <w:r w:rsidR="00194ABA">
        <w:t>2</w:t>
      </w:r>
      <w:r>
        <w:t xml:space="preserve"> labels, represented as icons. These labels can be turned on or off by a clicking, switching between grayed out (off) to full color (on). The labels would</w:t>
      </w:r>
      <w:r w:rsidR="00194ABA">
        <w:t xml:space="preserve"> initially</w:t>
      </w:r>
      <w:r>
        <w:t xml:space="preserve"> be on/off according to production.</w:t>
      </w:r>
    </w:p>
    <w:p w14:paraId="0A2D4E43" w14:textId="0FF3E4E6" w:rsidR="00383E6B" w:rsidRDefault="00194ABA" w:rsidP="00B06C2C">
      <w:pPr>
        <w:pStyle w:val="111111"/>
      </w:pPr>
      <w:r>
        <w:t>Game is available for VIPs</w:t>
      </w:r>
    </w:p>
    <w:p w14:paraId="228DBD3D" w14:textId="768D28A1" w:rsidR="00383E6B" w:rsidRDefault="00194ABA" w:rsidP="00B06C2C">
      <w:pPr>
        <w:pStyle w:val="111111"/>
      </w:pPr>
      <w:r>
        <w:t>Game is new</w:t>
      </w:r>
    </w:p>
    <w:p w14:paraId="223B39CE" w14:textId="4B93823F" w:rsidR="00383E6B" w:rsidRDefault="00383E6B" w:rsidP="00B06C2C">
      <w:pPr>
        <w:pStyle w:val="11111Title"/>
      </w:pPr>
      <w:r>
        <w:t>Game Name</w:t>
      </w:r>
    </w:p>
    <w:p w14:paraId="3C3923C7" w14:textId="13908E21" w:rsidR="00383E6B" w:rsidRDefault="00383E6B" w:rsidP="00B06C2C">
      <w:pPr>
        <w:pStyle w:val="11111Title"/>
      </w:pPr>
      <w:r>
        <w:t xml:space="preserve">On </w:t>
      </w:r>
      <w:proofErr w:type="spellStart"/>
      <w:r>
        <w:t>mouseover</w:t>
      </w:r>
      <w:proofErr w:type="spellEnd"/>
      <w:r>
        <w:t>: “X” icon to delete/remove that item from the list</w:t>
      </w:r>
    </w:p>
    <w:p w14:paraId="2BA9382B" w14:textId="2EDEDB49" w:rsidR="00383E6B" w:rsidRDefault="00B06C2C" w:rsidP="00B06C2C">
      <w:pPr>
        <w:pStyle w:val="111111"/>
        <w:numPr>
          <w:ilvl w:val="0"/>
          <w:numId w:val="0"/>
        </w:numPr>
        <w:ind w:left="1985"/>
      </w:pPr>
      <w:r>
        <w:rPr>
          <w:noProof/>
        </w:rPr>
        <w:drawing>
          <wp:inline distT="0" distB="0" distL="0" distR="0" wp14:anchorId="368F48E0" wp14:editId="31EB8C8C">
            <wp:extent cx="3142857" cy="333333"/>
            <wp:effectExtent l="0" t="0" r="63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2857" cy="333333"/>
                    </a:xfrm>
                    <a:prstGeom prst="rect">
                      <a:avLst/>
                    </a:prstGeom>
                  </pic:spPr>
                </pic:pic>
              </a:graphicData>
            </a:graphic>
          </wp:inline>
        </w:drawing>
      </w:r>
    </w:p>
    <w:p w14:paraId="7C5E38D6" w14:textId="04B7D611" w:rsidR="00BA4728" w:rsidRDefault="00BA4728" w:rsidP="00B06C2C">
      <w:pPr>
        <w:pStyle w:val="111111"/>
        <w:numPr>
          <w:ilvl w:val="0"/>
          <w:numId w:val="0"/>
        </w:numPr>
        <w:ind w:left="1560"/>
      </w:pPr>
      <w:r>
        <w:t>Removing items from the list would also be possible by drag &amp; drop to the right side column list.</w:t>
      </w:r>
    </w:p>
    <w:p w14:paraId="74F875AA" w14:textId="088CA99C" w:rsidR="00383E6B" w:rsidRDefault="00383E6B" w:rsidP="00B06C2C">
      <w:pPr>
        <w:pStyle w:val="11111Title"/>
      </w:pPr>
      <w:r>
        <w:t>Scroll bar, to scroll through all games that are currently in this arena</w:t>
      </w:r>
    </w:p>
    <w:p w14:paraId="157A1498" w14:textId="694AF9CE" w:rsidR="00197EC8" w:rsidRDefault="00197EC8" w:rsidP="00B06C2C">
      <w:pPr>
        <w:pStyle w:val="11111Title"/>
      </w:pPr>
      <w:r>
        <w:t>Changing the order of the games would work by a “drag &amp; drop”</w:t>
      </w:r>
      <w:r w:rsidR="00BA4728">
        <w:t>.</w:t>
      </w:r>
    </w:p>
    <w:p w14:paraId="4C177B72" w14:textId="6A2147BB" w:rsidR="00E719C5" w:rsidRDefault="00E719C5" w:rsidP="00B06C2C">
      <w:pPr>
        <w:pStyle w:val="11111Title"/>
      </w:pPr>
      <w:r>
        <w:t>Between every 10 games there will be a visual separator to indicate that they will appear on separate pages:</w:t>
      </w:r>
    </w:p>
    <w:p w14:paraId="390AB07C" w14:textId="10D599FE" w:rsidR="00E719C5" w:rsidRDefault="00E719C5" w:rsidP="00E719C5">
      <w:pPr>
        <w:pStyle w:val="11111Title"/>
        <w:numPr>
          <w:ilvl w:val="0"/>
          <w:numId w:val="0"/>
        </w:numPr>
        <w:ind w:left="1560"/>
      </w:pPr>
      <w:r>
        <w:rPr>
          <w:noProof/>
        </w:rPr>
        <w:drawing>
          <wp:inline distT="0" distB="0" distL="0" distR="0" wp14:anchorId="6D817106" wp14:editId="483875BA">
            <wp:extent cx="1907837" cy="20043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13818" cy="2010649"/>
                    </a:xfrm>
                    <a:prstGeom prst="rect">
                      <a:avLst/>
                    </a:prstGeom>
                  </pic:spPr>
                </pic:pic>
              </a:graphicData>
            </a:graphic>
          </wp:inline>
        </w:drawing>
      </w:r>
    </w:p>
    <w:p w14:paraId="43D590EA" w14:textId="77777777" w:rsidR="00B06C2C" w:rsidRPr="00B06C2C" w:rsidRDefault="00B06C2C" w:rsidP="00B06C2C">
      <w:pPr>
        <w:pStyle w:val="1111Title"/>
        <w:rPr>
          <w:b/>
          <w:bCs/>
        </w:rPr>
      </w:pPr>
      <w:r w:rsidRPr="00B06C2C">
        <w:rPr>
          <w:b/>
          <w:bCs/>
        </w:rPr>
        <w:t>Also playing section</w:t>
      </w:r>
    </w:p>
    <w:p w14:paraId="73253F31" w14:textId="77777777" w:rsidR="00B06C2C" w:rsidRDefault="00B06C2C" w:rsidP="00B06C2C">
      <w:pPr>
        <w:pStyle w:val="11111Title"/>
      </w:pPr>
      <w:r>
        <w:t>Title: “Also Playing”</w:t>
      </w:r>
    </w:p>
    <w:p w14:paraId="76F62100" w14:textId="77777777" w:rsidR="00B06C2C" w:rsidRDefault="00B06C2C" w:rsidP="00B06C2C">
      <w:pPr>
        <w:pStyle w:val="11111Title"/>
      </w:pPr>
      <w:r>
        <w:t>2 areas for games to be displayed in that arena, on the right side “also playing” section.</w:t>
      </w:r>
    </w:p>
    <w:p w14:paraId="5B5CF3E9" w14:textId="77777777" w:rsidR="00B06C2C" w:rsidRDefault="00B06C2C" w:rsidP="00B06C2C">
      <w:pPr>
        <w:pStyle w:val="11111Title"/>
      </w:pPr>
      <w:r>
        <w:t xml:space="preserve">On </w:t>
      </w:r>
      <w:proofErr w:type="spellStart"/>
      <w:r>
        <w:t>mouseover</w:t>
      </w:r>
      <w:proofErr w:type="spellEnd"/>
      <w:r>
        <w:t>: “X” icon to delete/remove that item from the list</w:t>
      </w:r>
    </w:p>
    <w:p w14:paraId="180615AD" w14:textId="0DAAA689" w:rsidR="00B06C2C" w:rsidRDefault="00B06C2C" w:rsidP="00B06C2C">
      <w:pPr>
        <w:pStyle w:val="111111"/>
        <w:numPr>
          <w:ilvl w:val="0"/>
          <w:numId w:val="0"/>
        </w:numPr>
        <w:ind w:left="1985" w:hanging="545"/>
      </w:pPr>
      <w:r>
        <w:rPr>
          <w:noProof/>
        </w:rPr>
        <w:drawing>
          <wp:inline distT="0" distB="0" distL="0" distR="0" wp14:anchorId="66C38546" wp14:editId="75DCAE69">
            <wp:extent cx="1228571" cy="304762"/>
            <wp:effectExtent l="0" t="0" r="0" b="63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28571" cy="304762"/>
                    </a:xfrm>
                    <a:prstGeom prst="rect">
                      <a:avLst/>
                    </a:prstGeom>
                  </pic:spPr>
                </pic:pic>
              </a:graphicData>
            </a:graphic>
          </wp:inline>
        </w:drawing>
      </w:r>
    </w:p>
    <w:p w14:paraId="3C7A5422" w14:textId="77777777" w:rsidR="00B06C2C" w:rsidRDefault="00B06C2C" w:rsidP="00B06C2C">
      <w:pPr>
        <w:pStyle w:val="111111"/>
        <w:numPr>
          <w:ilvl w:val="0"/>
          <w:numId w:val="0"/>
        </w:numPr>
        <w:ind w:left="1440"/>
      </w:pPr>
      <w:r>
        <w:t>Removing items from the list would also be possible by drag &amp; drop to the right side column list.</w:t>
      </w:r>
    </w:p>
    <w:p w14:paraId="3BFA5E5D" w14:textId="77777777" w:rsidR="00B06C2C" w:rsidRDefault="00B06C2C" w:rsidP="00B06C2C">
      <w:pPr>
        <w:pStyle w:val="11111Title"/>
      </w:pPr>
      <w:r>
        <w:t>Changing the order of the games would work by a “drag &amp; drop”.</w:t>
      </w:r>
    </w:p>
    <w:p w14:paraId="0F02F09A" w14:textId="75E1FFBC" w:rsidR="00B06C2C" w:rsidRDefault="00B06C2C" w:rsidP="00B06C2C">
      <w:pPr>
        <w:pStyle w:val="11111Title"/>
      </w:pPr>
      <w:r>
        <w:t>The games in this section will automatically get the labels set for them on the full list above it.</w:t>
      </w:r>
    </w:p>
    <w:p w14:paraId="02295CF7" w14:textId="4F75058E" w:rsidR="00383E6B" w:rsidRPr="00B06C2C" w:rsidRDefault="00383E6B" w:rsidP="00B06C2C">
      <w:pPr>
        <w:pStyle w:val="111Title"/>
        <w:rPr>
          <w:b/>
          <w:bCs/>
        </w:rPr>
      </w:pPr>
      <w:r w:rsidRPr="00B06C2C">
        <w:rPr>
          <w:b/>
          <w:bCs/>
        </w:rPr>
        <w:lastRenderedPageBreak/>
        <w:t>Center column</w:t>
      </w:r>
    </w:p>
    <w:p w14:paraId="007BFECF" w14:textId="77777777" w:rsidR="00B06C2C" w:rsidRDefault="00B06C2C" w:rsidP="00B06C2C">
      <w:pPr>
        <w:pStyle w:val="1111Title"/>
      </w:pPr>
      <w:r w:rsidRPr="00B06C2C">
        <w:rPr>
          <w:b/>
          <w:bCs/>
        </w:rPr>
        <w:t>Search text box</w:t>
      </w:r>
      <w:r>
        <w:t>, with the text “Type game name…”</w:t>
      </w:r>
    </w:p>
    <w:p w14:paraId="2FEB0412" w14:textId="77777777" w:rsidR="00B06C2C" w:rsidRDefault="00B06C2C" w:rsidP="00B06C2C">
      <w:pPr>
        <w:pStyle w:val="11111Title"/>
      </w:pPr>
      <w:r>
        <w:t>This search box will search for any games relevant to that arena only (i.e. for the slots arena, it will only search for slots), and display the results in the list below, as-you-type.</w:t>
      </w:r>
    </w:p>
    <w:p w14:paraId="6607FB35" w14:textId="77777777" w:rsidR="00B06C2C" w:rsidRPr="00B06C2C" w:rsidRDefault="00B06C2C" w:rsidP="00B06C2C">
      <w:pPr>
        <w:pStyle w:val="1111Title"/>
        <w:rPr>
          <w:b/>
          <w:bCs/>
        </w:rPr>
      </w:pPr>
      <w:r w:rsidRPr="00B06C2C">
        <w:rPr>
          <w:b/>
          <w:bCs/>
        </w:rPr>
        <w:t>List of games</w:t>
      </w:r>
    </w:p>
    <w:p w14:paraId="5B3D0F55" w14:textId="77777777" w:rsidR="00B06C2C" w:rsidRDefault="00B06C2C" w:rsidP="00B06C2C">
      <w:pPr>
        <w:pStyle w:val="11111Title"/>
      </w:pPr>
      <w:r>
        <w:t>By default, showing all games relevant for that arena (until search box is used).</w:t>
      </w:r>
    </w:p>
    <w:p w14:paraId="508227C3" w14:textId="77777777" w:rsidR="00B06C2C" w:rsidRDefault="00B06C2C" w:rsidP="00B06C2C">
      <w:pPr>
        <w:pStyle w:val="11111Title"/>
      </w:pPr>
      <w:r>
        <w:t>By default, displaying all games, including the ones used on the left side (“chosen” games), sorted by name, highlighting the “chosen” games with a different color.</w:t>
      </w:r>
    </w:p>
    <w:p w14:paraId="2C3C55A8" w14:textId="77777777" w:rsidR="00B06C2C" w:rsidRDefault="00B06C2C" w:rsidP="00B06C2C">
      <w:pPr>
        <w:pStyle w:val="11111Title"/>
      </w:pPr>
      <w:r>
        <w:t>Below the list, an option to change it from displaying all to displaying only unused (not chosen) games.</w:t>
      </w:r>
    </w:p>
    <w:p w14:paraId="21AEE480" w14:textId="77777777" w:rsidR="00B06C2C" w:rsidRDefault="00B06C2C" w:rsidP="00B06C2C">
      <w:pPr>
        <w:pStyle w:val="11111Title"/>
      </w:pPr>
      <w:r>
        <w:t>Picking games from that list and adding them to the left side would be allowed by drag &amp; drop.</w:t>
      </w:r>
    </w:p>
    <w:p w14:paraId="7C5F765A" w14:textId="0B959E2A" w:rsidR="00B06C2C" w:rsidRPr="00383E6B" w:rsidRDefault="00B06C2C" w:rsidP="00B06C2C">
      <w:pPr>
        <w:pStyle w:val="11111Title"/>
      </w:pPr>
      <w:r>
        <w:t>The list will allow multiple selection of items by holding down the CTRL key.</w:t>
      </w:r>
    </w:p>
    <w:p w14:paraId="2F7D0033" w14:textId="4C6C6CA9" w:rsidR="00BA4728" w:rsidRDefault="00BA4728" w:rsidP="00B06C2C">
      <w:pPr>
        <w:pStyle w:val="111Title"/>
        <w:rPr>
          <w:b/>
          <w:bCs/>
        </w:rPr>
      </w:pPr>
      <w:r w:rsidRPr="00B06C2C">
        <w:rPr>
          <w:b/>
          <w:bCs/>
        </w:rPr>
        <w:t>Right column</w:t>
      </w:r>
    </w:p>
    <w:p w14:paraId="05E15AC6" w14:textId="5E5E9E0E" w:rsidR="00B06C2C" w:rsidRPr="00B06C2C" w:rsidRDefault="00B06C2C" w:rsidP="00B06C2C">
      <w:pPr>
        <w:pStyle w:val="1111Title"/>
        <w:rPr>
          <w:b/>
          <w:bCs/>
        </w:rPr>
      </w:pPr>
      <w:r w:rsidRPr="00B06C2C">
        <w:rPr>
          <w:b/>
          <w:bCs/>
        </w:rPr>
        <w:t>Arena Filters</w:t>
      </w:r>
    </w:p>
    <w:p w14:paraId="7CDEE93D" w14:textId="5E8A04FB" w:rsidR="00B06C2C" w:rsidRDefault="00B06C2C" w:rsidP="00B06C2C">
      <w:pPr>
        <w:pStyle w:val="11111Title"/>
      </w:pPr>
      <w:r>
        <w:t>Checkboxes to choose the filters for the arena games.</w:t>
      </w:r>
    </w:p>
    <w:p w14:paraId="290C78FB" w14:textId="56A82105" w:rsidR="00B06C2C" w:rsidRDefault="00B06C2C" w:rsidP="00B06C2C">
      <w:pPr>
        <w:pStyle w:val="11111Title"/>
      </w:pPr>
      <w:r>
        <w:t>The order of the items can be changed by drag &amp; drop.</w:t>
      </w:r>
    </w:p>
    <w:p w14:paraId="7EABDED1" w14:textId="77777777" w:rsidR="00B06C2C" w:rsidRDefault="00B06C2C" w:rsidP="00B06C2C">
      <w:pPr>
        <w:pStyle w:val="11111Title"/>
      </w:pPr>
      <w:r>
        <w:t>The list of options changes according to the relevant arena (i.e. number of pay lines would appear only on the slots arena filters). That list is pre-defined.</w:t>
      </w:r>
    </w:p>
    <w:p w14:paraId="1492CA11" w14:textId="6EE25B8B" w:rsidR="00B06C2C" w:rsidRPr="00B06C2C" w:rsidRDefault="00B06C2C" w:rsidP="00B06C2C">
      <w:pPr>
        <w:pStyle w:val="1111Title"/>
        <w:rPr>
          <w:b/>
          <w:bCs/>
        </w:rPr>
      </w:pPr>
      <w:r w:rsidRPr="00B06C2C">
        <w:rPr>
          <w:b/>
          <w:bCs/>
        </w:rPr>
        <w:t>List view columns</w:t>
      </w:r>
    </w:p>
    <w:p w14:paraId="5CBA5050" w14:textId="07BA37C6" w:rsidR="00B06C2C" w:rsidRDefault="00B06C2C" w:rsidP="00B06C2C">
      <w:pPr>
        <w:pStyle w:val="11111Title"/>
      </w:pPr>
      <w:r>
        <w:t>Checkboxes to choose the list view columns for the arena games.</w:t>
      </w:r>
    </w:p>
    <w:p w14:paraId="72A7F356" w14:textId="77777777" w:rsidR="00B06C2C" w:rsidRDefault="00B06C2C" w:rsidP="00B06C2C">
      <w:pPr>
        <w:pStyle w:val="11111Title"/>
      </w:pPr>
      <w:r>
        <w:t>The order of the items can be changed by drag &amp; drop.</w:t>
      </w:r>
    </w:p>
    <w:p w14:paraId="5E16980B" w14:textId="0C290A31" w:rsidR="00B06C2C" w:rsidRDefault="00B06C2C" w:rsidP="00B06C2C">
      <w:pPr>
        <w:pStyle w:val="11111Title"/>
      </w:pPr>
      <w:r>
        <w:t>The list of options changes according to the relevant arena (i.e. number of pay lines would appear only on the slots arena filters). That list is pre-defined.</w:t>
      </w:r>
    </w:p>
    <w:p w14:paraId="73DF1371" w14:textId="506DC14F" w:rsidR="00FE4B30" w:rsidRDefault="000E7723" w:rsidP="00B06C2C">
      <w:pPr>
        <w:pStyle w:val="111Title"/>
      </w:pPr>
      <w:proofErr w:type="spellStart"/>
      <w:r>
        <w:rPr>
          <w:b/>
          <w:bCs/>
        </w:rPr>
        <w:t>Nav</w:t>
      </w:r>
      <w:proofErr w:type="spellEnd"/>
      <w:r>
        <w:rPr>
          <w:b/>
          <w:bCs/>
        </w:rPr>
        <w:t xml:space="preserve"> Bar</w:t>
      </w:r>
      <w:r w:rsidR="00FE4B30" w:rsidRPr="00B06C2C">
        <w:rPr>
          <w:b/>
          <w:bCs/>
        </w:rPr>
        <w:t xml:space="preserve"> options</w:t>
      </w:r>
      <w:r w:rsidR="00B06C2C">
        <w:t xml:space="preserve"> (not visible when the games editing section is open)</w:t>
      </w:r>
      <w:r w:rsidR="00FE4B30">
        <w:t>:</w:t>
      </w:r>
    </w:p>
    <w:p w14:paraId="06DDC679" w14:textId="77777777" w:rsidR="00B06C2C" w:rsidRPr="00B06C2C" w:rsidRDefault="00B06C2C" w:rsidP="00B06C2C">
      <w:pPr>
        <w:pStyle w:val="1111Title"/>
        <w:rPr>
          <w:b/>
          <w:bCs/>
        </w:rPr>
      </w:pPr>
      <w:r w:rsidRPr="00B06C2C">
        <w:rPr>
          <w:b/>
          <w:bCs/>
        </w:rPr>
        <w:t>Left side:</w:t>
      </w:r>
    </w:p>
    <w:p w14:paraId="0513D113" w14:textId="67D546F0" w:rsidR="00B06C2C" w:rsidRDefault="00B06C2C" w:rsidP="00B06C2C">
      <w:pPr>
        <w:pStyle w:val="11111Title"/>
      </w:pPr>
      <w:r>
        <w:t>Previous – switching to Arenas page</w:t>
      </w:r>
    </w:p>
    <w:p w14:paraId="64487375" w14:textId="77777777" w:rsidR="00B06C2C" w:rsidRDefault="00B06C2C" w:rsidP="00B06C2C">
      <w:pPr>
        <w:pStyle w:val="11111Title"/>
      </w:pPr>
      <w:r>
        <w:t>View mockup - Details about this screen in the following sections</w:t>
      </w:r>
    </w:p>
    <w:p w14:paraId="4A823A20" w14:textId="77777777" w:rsidR="00B06C2C" w:rsidRPr="00B06C2C" w:rsidRDefault="00B06C2C" w:rsidP="00B06C2C">
      <w:pPr>
        <w:pStyle w:val="1111Title"/>
        <w:rPr>
          <w:b/>
          <w:bCs/>
        </w:rPr>
      </w:pPr>
      <w:r w:rsidRPr="00B06C2C">
        <w:rPr>
          <w:b/>
          <w:bCs/>
        </w:rPr>
        <w:t>Right side:</w:t>
      </w:r>
    </w:p>
    <w:p w14:paraId="00FCC9AD" w14:textId="77777777" w:rsidR="00B06C2C" w:rsidRDefault="00B06C2C" w:rsidP="00B06C2C">
      <w:pPr>
        <w:pStyle w:val="11111Title"/>
      </w:pPr>
      <w:r>
        <w:t>Save draft - Details about this screen in the following sections</w:t>
      </w:r>
    </w:p>
    <w:p w14:paraId="7CD1A279" w14:textId="5D543930" w:rsidR="00B06C2C" w:rsidRDefault="00B06C2C" w:rsidP="00B06C2C">
      <w:pPr>
        <w:pStyle w:val="11111Title"/>
      </w:pPr>
      <w:r>
        <w:t>Save as - Details about this screen in the following sections</w:t>
      </w:r>
    </w:p>
    <w:p w14:paraId="67911B0C" w14:textId="77777777" w:rsidR="00BA4728" w:rsidRDefault="00BA4728" w:rsidP="00B06C2C">
      <w:pPr>
        <w:pStyle w:val="111111"/>
        <w:numPr>
          <w:ilvl w:val="0"/>
          <w:numId w:val="0"/>
        </w:numPr>
        <w:ind w:left="1440"/>
      </w:pPr>
    </w:p>
    <w:p w14:paraId="052AEF29" w14:textId="1FD62CE7" w:rsidR="00BA4728" w:rsidRDefault="005C6F98" w:rsidP="001852E0">
      <w:pPr>
        <w:pStyle w:val="1Title"/>
      </w:pPr>
      <w:bookmarkStart w:id="53" w:name="_Toc451778486"/>
      <w:r>
        <w:lastRenderedPageBreak/>
        <w:t>Save AS</w:t>
      </w:r>
      <w:bookmarkEnd w:id="53"/>
    </w:p>
    <w:p w14:paraId="72F7BA46" w14:textId="2DB19CB8" w:rsidR="00887313" w:rsidRDefault="00887313" w:rsidP="00B127C8">
      <w:pPr>
        <w:pStyle w:val="NONNumbering"/>
      </w:pPr>
      <w:del w:id="54" w:author="Hila Zimmerman" w:date="2016-05-23T15:35:00Z">
        <w:r w:rsidDel="00473955">
          <w:rPr>
            <w:noProof/>
          </w:rPr>
          <w:drawing>
            <wp:inline distT="0" distB="0" distL="0" distR="0" wp14:anchorId="098ABB97" wp14:editId="183B32D5">
              <wp:extent cx="5115110" cy="3692106"/>
              <wp:effectExtent l="0" t="0" r="0" b="381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19811" cy="3695499"/>
                      </a:xfrm>
                      <a:prstGeom prst="rect">
                        <a:avLst/>
                      </a:prstGeom>
                    </pic:spPr>
                  </pic:pic>
                </a:graphicData>
              </a:graphic>
            </wp:inline>
          </w:drawing>
        </w:r>
      </w:del>
      <w:ins w:id="55" w:author="Hila Zimmerman" w:date="2016-05-23T15:35:00Z">
        <w:r w:rsidR="00473955">
          <w:rPr>
            <w:noProof/>
          </w:rPr>
          <w:drawing>
            <wp:inline distT="0" distB="0" distL="0" distR="0" wp14:anchorId="6B4B21B0" wp14:editId="7661ED7A">
              <wp:extent cx="5777281" cy="41557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80391" cy="4157980"/>
                      </a:xfrm>
                      <a:prstGeom prst="rect">
                        <a:avLst/>
                      </a:prstGeom>
                    </pic:spPr>
                  </pic:pic>
                </a:graphicData>
              </a:graphic>
            </wp:inline>
          </w:drawing>
        </w:r>
      </w:ins>
    </w:p>
    <w:p w14:paraId="50AABDED" w14:textId="77777777" w:rsidR="005C6F98" w:rsidRDefault="005C6F98" w:rsidP="005C6F98">
      <w:pPr>
        <w:pStyle w:val="11Title"/>
      </w:pPr>
      <w:bookmarkStart w:id="56" w:name="_Toc451778487"/>
      <w:r>
        <w:t>Details</w:t>
      </w:r>
      <w:bookmarkEnd w:id="56"/>
    </w:p>
    <w:p w14:paraId="4144FFAB" w14:textId="7DEC355A" w:rsidR="005C6F98" w:rsidRDefault="005C6F98" w:rsidP="00802B39">
      <w:pPr>
        <w:pStyle w:val="111Title"/>
        <w:pPrChange w:id="57" w:author="Hila Zimmerman" w:date="2016-05-23T15:35:00Z">
          <w:pPr>
            <w:pStyle w:val="111Title"/>
          </w:pPr>
        </w:pPrChange>
      </w:pPr>
      <w:r>
        <w:t xml:space="preserve">This screen allows the user to save his layout to any of the casino </w:t>
      </w:r>
      <w:del w:id="58" w:author="Hila Zimmerman" w:date="2016-05-23T14:57:00Z">
        <w:r w:rsidDel="000E7723">
          <w:delText>sub-brands</w:delText>
        </w:r>
      </w:del>
      <w:ins w:id="59" w:author="Hila Zimmerman" w:date="2016-05-23T14:57:00Z">
        <w:r w:rsidR="000E7723">
          <w:t>skins</w:t>
        </w:r>
      </w:ins>
      <w:r>
        <w:t xml:space="preserve">. For any checked </w:t>
      </w:r>
      <w:del w:id="60" w:author="Hila Zimmerman" w:date="2016-05-23T15:35:00Z">
        <w:r w:rsidDel="00802B39">
          <w:delText>brand</w:delText>
        </w:r>
      </w:del>
      <w:ins w:id="61" w:author="Hila Zimmerman" w:date="2016-05-23T15:35:00Z">
        <w:r w:rsidR="00802B39">
          <w:t>SKIN</w:t>
        </w:r>
      </w:ins>
      <w:r>
        <w:t>, the user will get the option to define dynamic layouts (settings icon</w:t>
      </w:r>
      <w:ins w:id="62" w:author="Hila Zimmerman" w:date="2016-05-23T15:35:00Z">
        <w:r w:rsidR="00802B39">
          <w:t xml:space="preserve"> will be enabled</w:t>
        </w:r>
      </w:ins>
      <w:r>
        <w:t>).</w:t>
      </w:r>
    </w:p>
    <w:p w14:paraId="2BBF1CF9" w14:textId="2316A547" w:rsidR="00887313" w:rsidRDefault="00802B39" w:rsidP="00887313">
      <w:pPr>
        <w:pStyle w:val="111Title"/>
        <w:numPr>
          <w:ilvl w:val="0"/>
          <w:numId w:val="0"/>
        </w:numPr>
        <w:ind w:left="709"/>
      </w:pPr>
      <w:ins w:id="63" w:author="Hila Zimmerman" w:date="2016-05-23T15:35:00Z">
        <w:r>
          <w:rPr>
            <w:noProof/>
          </w:rPr>
          <w:drawing>
            <wp:inline distT="0" distB="0" distL="0" distR="0" wp14:anchorId="36CF6C63" wp14:editId="4E7DD267">
              <wp:extent cx="1933333" cy="224761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33333" cy="2247619"/>
                      </a:xfrm>
                      <a:prstGeom prst="rect">
                        <a:avLst/>
                      </a:prstGeom>
                    </pic:spPr>
                  </pic:pic>
                </a:graphicData>
              </a:graphic>
            </wp:inline>
          </w:drawing>
        </w:r>
      </w:ins>
    </w:p>
    <w:p w14:paraId="4A991038" w14:textId="44BAFAC0" w:rsidR="005C6F98" w:rsidRDefault="005C6F98" w:rsidP="005C6F98">
      <w:pPr>
        <w:pStyle w:val="11Title"/>
      </w:pPr>
      <w:bookmarkStart w:id="64" w:name="_Toc451778488"/>
      <w:r>
        <w:t>Main section</w:t>
      </w:r>
      <w:bookmarkEnd w:id="64"/>
    </w:p>
    <w:p w14:paraId="280E395A" w14:textId="0266DC1A" w:rsidR="005C6F98" w:rsidRDefault="005C6F98" w:rsidP="005C6F98">
      <w:pPr>
        <w:pStyle w:val="111Title"/>
      </w:pPr>
      <w:r>
        <w:t>Title: “To which brands would you like to apply this layout?”</w:t>
      </w:r>
    </w:p>
    <w:p w14:paraId="3F167928" w14:textId="5341FB00" w:rsidR="005C6F98" w:rsidRDefault="005C6F98" w:rsidP="005C6F98">
      <w:pPr>
        <w:pStyle w:val="111Title"/>
      </w:pPr>
      <w:r>
        <w:t>X icon to close this screen (without saving)</w:t>
      </w:r>
      <w:ins w:id="65" w:author="Hila Zimmerman" w:date="2016-05-23T15:36:00Z">
        <w:r w:rsidR="00802B39">
          <w:t xml:space="preserve"> – will close the saving screen and will go back to the Games lobby.</w:t>
        </w:r>
      </w:ins>
      <w:del w:id="66" w:author="Hila Zimmerman" w:date="2016-05-23T15:36:00Z">
        <w:r w:rsidDel="00802B39">
          <w:delText>.</w:delText>
        </w:r>
      </w:del>
    </w:p>
    <w:p w14:paraId="5C32D7B6" w14:textId="331B7E49" w:rsidR="005C6F98" w:rsidRDefault="005C6F98" w:rsidP="00802B39">
      <w:pPr>
        <w:pStyle w:val="111Title"/>
        <w:rPr>
          <w:ins w:id="67" w:author="Hila Zimmerman" w:date="2016-05-23T15:38:00Z"/>
        </w:rPr>
        <w:pPrChange w:id="68" w:author="Hila Zimmerman" w:date="2016-05-23T15:37:00Z">
          <w:pPr>
            <w:pStyle w:val="111Title"/>
          </w:pPr>
        </w:pPrChange>
      </w:pPr>
      <w:r>
        <w:t xml:space="preserve">List of checkboxes of </w:t>
      </w:r>
      <w:del w:id="69" w:author="Hila Zimmerman" w:date="2016-05-23T15:37:00Z">
        <w:r w:rsidDel="00802B39">
          <w:delText xml:space="preserve">all </w:delText>
        </w:r>
      </w:del>
      <w:ins w:id="70" w:author="Hila Zimmerman" w:date="2016-05-23T15:37:00Z">
        <w:r w:rsidR="00802B39">
          <w:t>ALL casino</w:t>
        </w:r>
        <w:r w:rsidR="00802B39">
          <w:t xml:space="preserve"> </w:t>
        </w:r>
      </w:ins>
      <w:del w:id="71" w:author="Hila Zimmerman" w:date="2016-05-23T14:57:00Z">
        <w:r w:rsidDel="000E7723">
          <w:delText>sub-brands</w:delText>
        </w:r>
      </w:del>
      <w:ins w:id="72" w:author="Hila Zimmerman" w:date="2016-05-23T14:57:00Z">
        <w:r w:rsidR="000E7723">
          <w:t xml:space="preserve">brands </w:t>
        </w:r>
      </w:ins>
      <w:del w:id="73" w:author="Hila Zimmerman" w:date="2016-05-23T15:37:00Z">
        <w:r w:rsidDel="00802B39">
          <w:delText xml:space="preserve"> </w:delText>
        </w:r>
      </w:del>
      <w:r>
        <w:t>available, sorted by regulations</w:t>
      </w:r>
      <w:ins w:id="74" w:author="Hila Zimmerman" w:date="2016-05-23T15:38:00Z">
        <w:r w:rsidR="00802B39">
          <w:t>.</w:t>
        </w:r>
      </w:ins>
    </w:p>
    <w:p w14:paraId="0F310B43" w14:textId="77777777" w:rsidR="00802B39" w:rsidRDefault="00802B39" w:rsidP="00802B39">
      <w:pPr>
        <w:pStyle w:val="1111Title"/>
        <w:rPr>
          <w:ins w:id="75" w:author="Hila Zimmerman" w:date="2016-05-23T15:39:00Z"/>
        </w:rPr>
        <w:pPrChange w:id="76" w:author="Hila Zimmerman" w:date="2016-05-23T15:38:00Z">
          <w:pPr>
            <w:pStyle w:val="111Title"/>
          </w:pPr>
        </w:pPrChange>
      </w:pPr>
      <w:ins w:id="77" w:author="Hila Zimmerman" w:date="2016-05-23T15:38:00Z">
        <w:r>
          <w:t xml:space="preserve">When a brand is checked, the list of relevant available skins would be displayed below it. </w:t>
        </w:r>
      </w:ins>
    </w:p>
    <w:p w14:paraId="6538AF3B" w14:textId="4AA7628B" w:rsidR="00802B39" w:rsidRDefault="00802B39" w:rsidP="00802B39">
      <w:pPr>
        <w:pStyle w:val="1111Title"/>
        <w:rPr>
          <w:ins w:id="78" w:author="Hila Zimmerman" w:date="2016-05-23T15:40:00Z"/>
        </w:rPr>
      </w:pPr>
      <w:ins w:id="79" w:author="Hila Zimmerman" w:date="2016-05-23T15:40:00Z">
        <w:r>
          <w:t>By default, the brand and all skins related to it will be checked according to the brand that was initially chosen in the header dropdown menu</w:t>
        </w:r>
      </w:ins>
      <w:ins w:id="80" w:author="Hila Zimmerman" w:date="2016-05-23T15:41:00Z">
        <w:r>
          <w:t xml:space="preserve"> at the beginning of the process</w:t>
        </w:r>
      </w:ins>
      <w:ins w:id="81" w:author="Hila Zimmerman" w:date="2016-05-23T15:40:00Z">
        <w:r>
          <w:t>.</w:t>
        </w:r>
      </w:ins>
    </w:p>
    <w:p w14:paraId="67B8AEEC" w14:textId="699C9C2D" w:rsidR="00802B39" w:rsidRDefault="00802B39" w:rsidP="00802B39">
      <w:pPr>
        <w:pStyle w:val="1111Title"/>
        <w:rPr>
          <w:ins w:id="82" w:author="Hila Zimmerman" w:date="2016-05-23T15:40:00Z"/>
        </w:rPr>
        <w:pPrChange w:id="83" w:author="Hila Zimmerman" w:date="2016-05-23T15:38:00Z">
          <w:pPr>
            <w:pStyle w:val="111Title"/>
          </w:pPr>
        </w:pPrChange>
      </w:pPr>
      <w:ins w:id="84" w:author="Hila Zimmerman" w:date="2016-05-23T15:38:00Z">
        <w:r>
          <w:t>By default, when a brand is checked</w:t>
        </w:r>
      </w:ins>
      <w:ins w:id="85" w:author="Hila Zimmerman" w:date="2016-05-23T15:40:00Z">
        <w:r>
          <w:t xml:space="preserve"> by the user</w:t>
        </w:r>
      </w:ins>
      <w:ins w:id="86" w:author="Hila Zimmerman" w:date="2016-05-23T15:38:00Z">
        <w:r>
          <w:t xml:space="preserve">, all skins below it will also be checked. </w:t>
        </w:r>
      </w:ins>
      <w:ins w:id="87" w:author="Hila Zimmerman" w:date="2016-05-23T15:39:00Z">
        <w:r>
          <w:t>If necessary, the user can un-check the irrelevant skins.</w:t>
        </w:r>
      </w:ins>
    </w:p>
    <w:p w14:paraId="29B31462" w14:textId="7CC679B9" w:rsidR="00802B39" w:rsidDel="00802B39" w:rsidRDefault="00802B39" w:rsidP="00802B39">
      <w:pPr>
        <w:pStyle w:val="1111Title"/>
        <w:rPr>
          <w:del w:id="88" w:author="Hila Zimmerman" w:date="2016-05-23T15:40:00Z"/>
        </w:rPr>
        <w:pPrChange w:id="89" w:author="Hila Zimmerman" w:date="2016-05-23T15:38:00Z">
          <w:pPr>
            <w:pStyle w:val="111Title"/>
          </w:pPr>
        </w:pPrChange>
      </w:pPr>
    </w:p>
    <w:p w14:paraId="459F7CAC" w14:textId="69236D9D" w:rsidR="005C6F98" w:rsidRDefault="005C6F98" w:rsidP="005C6F98">
      <w:pPr>
        <w:pStyle w:val="1111Title"/>
      </w:pPr>
      <w:r>
        <w:t xml:space="preserve">For each </w:t>
      </w:r>
      <w:ins w:id="90" w:author="Hila Zimmerman" w:date="2016-05-23T15:39:00Z">
        <w:r w:rsidR="00802B39">
          <w:t xml:space="preserve">regulation </w:t>
        </w:r>
      </w:ins>
      <w:r>
        <w:t>group, the user can check the regulation title to mark all under it as checked</w:t>
      </w:r>
      <w:ins w:id="91" w:author="Hila Zimmerman" w:date="2016-05-23T15:39:00Z">
        <w:r w:rsidR="00802B39">
          <w:t xml:space="preserve"> (will include all brands and skins).</w:t>
        </w:r>
      </w:ins>
    </w:p>
    <w:p w14:paraId="6A15D19A" w14:textId="1FCB3625" w:rsidR="005C6F98" w:rsidDel="00802B39" w:rsidRDefault="005C6F98" w:rsidP="00975689">
      <w:pPr>
        <w:pStyle w:val="1111Title"/>
        <w:rPr>
          <w:del w:id="92" w:author="Hila Zimmerman" w:date="2016-05-23T15:40:00Z"/>
        </w:rPr>
        <w:pPrChange w:id="93" w:author="Hila Zimmerman" w:date="2016-05-23T15:01:00Z">
          <w:pPr>
            <w:pStyle w:val="1111Title"/>
          </w:pPr>
        </w:pPrChange>
      </w:pPr>
      <w:del w:id="94" w:author="Hila Zimmerman" w:date="2016-05-23T15:40:00Z">
        <w:r w:rsidDel="00802B39">
          <w:delText xml:space="preserve">By default, all of the </w:delText>
        </w:r>
      </w:del>
      <w:del w:id="95" w:author="Hila Zimmerman" w:date="2016-05-23T14:57:00Z">
        <w:r w:rsidDel="006A35BE">
          <w:delText>sub-brands</w:delText>
        </w:r>
      </w:del>
      <w:del w:id="96" w:author="Hila Zimmerman" w:date="2016-05-23T15:40:00Z">
        <w:r w:rsidDel="00802B39">
          <w:delText xml:space="preserve"> under the same regulation of the </w:delText>
        </w:r>
      </w:del>
      <w:del w:id="97" w:author="Hila Zimmerman" w:date="2016-05-23T14:57:00Z">
        <w:r w:rsidDel="006A35BE">
          <w:delText>sub-brand</w:delText>
        </w:r>
      </w:del>
      <w:del w:id="98" w:author="Hila Zimmerman" w:date="2016-05-23T15:40:00Z">
        <w:r w:rsidDel="00802B39">
          <w:delText xml:space="preserve"> that was initially edited (that was chosen from the </w:delText>
        </w:r>
      </w:del>
      <w:del w:id="99" w:author="Hila Zimmerman" w:date="2016-05-23T15:01:00Z">
        <w:r w:rsidDel="00975689">
          <w:delText xml:space="preserve">first </w:delText>
        </w:r>
      </w:del>
      <w:del w:id="100" w:author="Hila Zimmerman" w:date="2016-05-23T15:40:00Z">
        <w:r w:rsidDel="00802B39">
          <w:delText>dropdown list in the header) will be checked.</w:delText>
        </w:r>
      </w:del>
    </w:p>
    <w:p w14:paraId="78BD72CF" w14:textId="5771A985" w:rsidR="005C6F98" w:rsidRDefault="005C6F98" w:rsidP="00C330F4">
      <w:pPr>
        <w:pStyle w:val="1111Title"/>
        <w:pPrChange w:id="101" w:author="Hila Zimmerman" w:date="2016-05-23T15:47:00Z">
          <w:pPr>
            <w:pStyle w:val="1111Title"/>
          </w:pPr>
        </w:pPrChange>
      </w:pPr>
      <w:r>
        <w:t xml:space="preserve">When a </w:t>
      </w:r>
      <w:del w:id="102" w:author="Hila Zimmerman" w:date="2016-05-23T15:47:00Z">
        <w:r w:rsidDel="00C330F4">
          <w:delText xml:space="preserve">brand’s </w:delText>
        </w:r>
      </w:del>
      <w:ins w:id="103" w:author="Hila Zimmerman" w:date="2016-05-23T15:47:00Z">
        <w:r w:rsidR="00C330F4">
          <w:t>skin’s</w:t>
        </w:r>
        <w:r w:rsidR="00C330F4">
          <w:t xml:space="preserve"> </w:t>
        </w:r>
      </w:ins>
      <w:r>
        <w:t>box was checked, the settings icon next to it will become available, allowing him to define dynamic layouts for it.</w:t>
      </w:r>
      <w:ins w:id="104" w:author="Hila Zimmerman" w:date="2016-05-23T15:47:00Z">
        <w:r w:rsidR="00C330F4">
          <w:t xml:space="preserve"> This will only be available on a skin level, and not on a brand level.</w:t>
        </w:r>
      </w:ins>
      <w:bookmarkStart w:id="105" w:name="_GoBack"/>
      <w:bookmarkEnd w:id="105"/>
      <w:r>
        <w:br/>
      </w:r>
      <w:del w:id="106" w:author="Hila Zimmerman" w:date="2016-05-23T15:47:00Z">
        <w:r w:rsidDel="00C330F4">
          <w:rPr>
            <w:noProof/>
          </w:rPr>
          <w:drawing>
            <wp:inline distT="0" distB="0" distL="0" distR="0" wp14:anchorId="61903079" wp14:editId="3FB8E119">
              <wp:extent cx="1866667" cy="352381"/>
              <wp:effectExtent l="0" t="0" r="63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66667" cy="352381"/>
                      </a:xfrm>
                      <a:prstGeom prst="rect">
                        <a:avLst/>
                      </a:prstGeom>
                    </pic:spPr>
                  </pic:pic>
                </a:graphicData>
              </a:graphic>
            </wp:inline>
          </w:drawing>
        </w:r>
      </w:del>
      <w:ins w:id="107" w:author="Hila Zimmerman" w:date="2016-05-23T15:47:00Z">
        <w:r w:rsidR="00C330F4" w:rsidRPr="00C330F4">
          <w:rPr>
            <w:noProof/>
          </w:rPr>
          <w:t xml:space="preserve"> </w:t>
        </w:r>
        <w:r w:rsidR="00C330F4">
          <w:rPr>
            <w:noProof/>
          </w:rPr>
          <w:drawing>
            <wp:inline distT="0" distB="0" distL="0" distR="0" wp14:anchorId="7FE488D8" wp14:editId="7D62BBE1">
              <wp:extent cx="1904762" cy="22000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4762" cy="2200000"/>
                      </a:xfrm>
                      <a:prstGeom prst="rect">
                        <a:avLst/>
                      </a:prstGeom>
                    </pic:spPr>
                  </pic:pic>
                </a:graphicData>
              </a:graphic>
            </wp:inline>
          </w:drawing>
        </w:r>
      </w:ins>
    </w:p>
    <w:p w14:paraId="206F8D3B" w14:textId="4ED7114A" w:rsidR="00887313" w:rsidRDefault="00887313" w:rsidP="005C6F98">
      <w:pPr>
        <w:pStyle w:val="1111Title"/>
      </w:pPr>
      <w:r>
        <w:t>Details about the dynamic layouts screen in the following sections.</w:t>
      </w:r>
    </w:p>
    <w:p w14:paraId="5DC7552C" w14:textId="77777777" w:rsidR="00887313" w:rsidRDefault="00887313" w:rsidP="00887313">
      <w:pPr>
        <w:pStyle w:val="1111Title"/>
        <w:numPr>
          <w:ilvl w:val="0"/>
          <w:numId w:val="0"/>
        </w:numPr>
        <w:ind w:left="1134"/>
      </w:pPr>
    </w:p>
    <w:p w14:paraId="705394BD" w14:textId="660BEC1B" w:rsidR="005C6F98" w:rsidRDefault="000E7723" w:rsidP="002B22E2">
      <w:pPr>
        <w:pStyle w:val="11Title"/>
      </w:pPr>
      <w:bookmarkStart w:id="108" w:name="_Toc451778489"/>
      <w:proofErr w:type="spellStart"/>
      <w:r>
        <w:t>Nav</w:t>
      </w:r>
      <w:proofErr w:type="spellEnd"/>
      <w:r>
        <w:t xml:space="preserve"> Bar (Footer)</w:t>
      </w:r>
      <w:bookmarkEnd w:id="108"/>
    </w:p>
    <w:p w14:paraId="75BEB0B6" w14:textId="3DA10900" w:rsidR="002B22E2" w:rsidRDefault="002B22E2" w:rsidP="002B22E2">
      <w:pPr>
        <w:pStyle w:val="111Title"/>
      </w:pPr>
      <w:r>
        <w:t>Right side:</w:t>
      </w:r>
    </w:p>
    <w:p w14:paraId="53A6B600" w14:textId="71B5D366" w:rsidR="002B22E2" w:rsidRDefault="002B22E2" w:rsidP="002B22E2">
      <w:pPr>
        <w:pStyle w:val="1111Title"/>
      </w:pPr>
      <w:r>
        <w:t>Save &amp; send</w:t>
      </w:r>
    </w:p>
    <w:p w14:paraId="677BD581" w14:textId="33AFF4AE" w:rsidR="002B22E2" w:rsidRDefault="002B22E2" w:rsidP="002B22E2">
      <w:pPr>
        <w:pStyle w:val="11111Title"/>
      </w:pPr>
      <w:r>
        <w:t>Saves the layout</w:t>
      </w:r>
      <w:r w:rsidR="00507141">
        <w:t>(s)</w:t>
      </w:r>
      <w:r>
        <w:t xml:space="preserve"> locally to a pre-defined location</w:t>
      </w:r>
    </w:p>
    <w:p w14:paraId="5149AD5D" w14:textId="546ED018" w:rsidR="002B22E2" w:rsidRDefault="002B22E2" w:rsidP="002B22E2">
      <w:pPr>
        <w:pStyle w:val="11111Title"/>
      </w:pPr>
      <w:r>
        <w:t>Saves the layout</w:t>
      </w:r>
      <w:r w:rsidR="00507141">
        <w:t>(s)</w:t>
      </w:r>
      <w:r>
        <w:t xml:space="preserve"> on the network to a pre-defined location</w:t>
      </w:r>
    </w:p>
    <w:p w14:paraId="373971F4" w14:textId="2B14BF92" w:rsidR="002B22E2" w:rsidRDefault="002B22E2" w:rsidP="002B22E2">
      <w:pPr>
        <w:pStyle w:val="11111Title"/>
      </w:pPr>
      <w:r>
        <w:t>Sends the layout</w:t>
      </w:r>
      <w:r w:rsidR="00507141">
        <w:t>(s)</w:t>
      </w:r>
      <w:r>
        <w:t xml:space="preserve"> (or a notification about it) to a pre-defined factory configurator.</w:t>
      </w:r>
    </w:p>
    <w:p w14:paraId="744F1DE1" w14:textId="275FC75A" w:rsidR="00887313" w:rsidRDefault="00887313" w:rsidP="002B22E2">
      <w:pPr>
        <w:pStyle w:val="11111Title"/>
      </w:pPr>
      <w:r>
        <w:t>Details about this screen in the following sections.</w:t>
      </w:r>
    </w:p>
    <w:p w14:paraId="431B5539" w14:textId="77777777" w:rsidR="00887313" w:rsidRDefault="00887313" w:rsidP="00887313">
      <w:pPr>
        <w:pStyle w:val="11111Title"/>
        <w:numPr>
          <w:ilvl w:val="0"/>
          <w:numId w:val="0"/>
        </w:numPr>
      </w:pPr>
    </w:p>
    <w:p w14:paraId="2D5CF3B4" w14:textId="77777777" w:rsidR="00CE31C0" w:rsidRDefault="00CE31C0">
      <w:pPr>
        <w:rPr>
          <w:rFonts w:asciiTheme="majorHAnsi" w:eastAsiaTheme="majorEastAsia" w:hAnsiTheme="majorHAnsi" w:cstheme="majorBidi"/>
          <w:caps/>
          <w:color w:val="2E74B5" w:themeColor="accent1" w:themeShade="BF"/>
          <w:sz w:val="32"/>
          <w:szCs w:val="28"/>
        </w:rPr>
      </w:pPr>
      <w:r>
        <w:br w:type="page"/>
      </w:r>
    </w:p>
    <w:p w14:paraId="74957AF8" w14:textId="73054CB7" w:rsidR="00887313" w:rsidRDefault="00887313" w:rsidP="00887313">
      <w:pPr>
        <w:pStyle w:val="1Title"/>
      </w:pPr>
      <w:bookmarkStart w:id="109" w:name="_Toc451778490"/>
      <w:r>
        <w:lastRenderedPageBreak/>
        <w:t>Dynamic layouts</w:t>
      </w:r>
      <w:bookmarkEnd w:id="109"/>
    </w:p>
    <w:p w14:paraId="178A479B" w14:textId="7CBC9F86" w:rsidR="00887313" w:rsidRDefault="00887313" w:rsidP="00B127C8">
      <w:pPr>
        <w:pStyle w:val="NONNumbering"/>
      </w:pPr>
      <w:r>
        <w:rPr>
          <w:noProof/>
        </w:rPr>
        <w:drawing>
          <wp:inline distT="0" distB="0" distL="0" distR="0" wp14:anchorId="6B40CE10" wp14:editId="7BF4B590">
            <wp:extent cx="5046453" cy="3636294"/>
            <wp:effectExtent l="0" t="0" r="1905" b="254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2013" cy="3640300"/>
                    </a:xfrm>
                    <a:prstGeom prst="rect">
                      <a:avLst/>
                    </a:prstGeom>
                  </pic:spPr>
                </pic:pic>
              </a:graphicData>
            </a:graphic>
          </wp:inline>
        </w:drawing>
      </w:r>
    </w:p>
    <w:p w14:paraId="259B7EFF" w14:textId="2D0AEFD1" w:rsidR="00887313" w:rsidRDefault="00887313" w:rsidP="00887313">
      <w:pPr>
        <w:pStyle w:val="11Title"/>
      </w:pPr>
      <w:bookmarkStart w:id="110" w:name="_Toc451778491"/>
      <w:r>
        <w:t>Main section</w:t>
      </w:r>
      <w:bookmarkEnd w:id="110"/>
    </w:p>
    <w:p w14:paraId="5963BCB3" w14:textId="2A884B62" w:rsidR="00887313" w:rsidRDefault="00887313" w:rsidP="00887313">
      <w:pPr>
        <w:pStyle w:val="111Title"/>
      </w:pPr>
      <w:r>
        <w:t>Title: Set Dynamic Layouts for #</w:t>
      </w:r>
      <w:proofErr w:type="spellStart"/>
      <w:r>
        <w:t>BrandName</w:t>
      </w:r>
      <w:proofErr w:type="spellEnd"/>
      <w:r>
        <w:t xml:space="preserve"> (# is a changing parameter)</w:t>
      </w:r>
    </w:p>
    <w:p w14:paraId="624B047A" w14:textId="7674B68E" w:rsidR="00887313" w:rsidRDefault="00887313" w:rsidP="00887313">
      <w:pPr>
        <w:pStyle w:val="111Title"/>
      </w:pPr>
      <w:r>
        <w:t>For each layout version, a “Set layout” button, and a settings button.</w:t>
      </w:r>
    </w:p>
    <w:p w14:paraId="768C5A9F" w14:textId="2CE9E9AD" w:rsidR="00887313" w:rsidRDefault="00887313" w:rsidP="00887313">
      <w:pPr>
        <w:pStyle w:val="1111Title"/>
      </w:pPr>
      <w:r>
        <w:t>Set version layout</w:t>
      </w:r>
    </w:p>
    <w:p w14:paraId="089DE86A" w14:textId="2D0835EE" w:rsidR="00887313" w:rsidRDefault="00887313" w:rsidP="00887313">
      <w:pPr>
        <w:pStyle w:val="11111Title"/>
      </w:pPr>
      <w:r>
        <w:t>Opens up the first screen (Arenas) to allow the user to change the layout on it, and switch to the Games page for changes as well. The “save as” button in the games page will change to “save”, and once clicked will close this area and send the user back to the dynamic layouts screen.</w:t>
      </w:r>
    </w:p>
    <w:p w14:paraId="4AB8C271" w14:textId="68D2D7A8" w:rsidR="00887313" w:rsidRDefault="00887313" w:rsidP="00887313">
      <w:pPr>
        <w:pStyle w:val="1111Title"/>
      </w:pPr>
      <w:r>
        <w:t>Settings (layout parameters)</w:t>
      </w:r>
    </w:p>
    <w:p w14:paraId="296D7FF6" w14:textId="1C31DE72" w:rsidR="00887313" w:rsidRDefault="00887313" w:rsidP="00887313">
      <w:pPr>
        <w:pStyle w:val="11111Title"/>
      </w:pPr>
      <w:r>
        <w:t>Details in the following sections.</w:t>
      </w:r>
    </w:p>
    <w:p w14:paraId="7497F813" w14:textId="59C8F371" w:rsidR="00887313" w:rsidRDefault="00887313" w:rsidP="00887313">
      <w:pPr>
        <w:pStyle w:val="111Title"/>
      </w:pPr>
      <w:r>
        <w:t>By default, version A will be disabled, and it will automatically include the previously set layout, and will have not specified parameters to it.</w:t>
      </w:r>
    </w:p>
    <w:p w14:paraId="7D698FA5" w14:textId="3CDD49F2" w:rsidR="002C4D31" w:rsidRDefault="002C4D31" w:rsidP="002C4D31">
      <w:pPr>
        <w:pStyle w:val="111Title"/>
      </w:pPr>
      <w:r>
        <w:t>Each saved section, will turn gray as soon as it is saved. i.e., the user clicked the settings icon on the B layout (which is now blue), as soon as he finishes it and saves, it becomes gray. This is to indicate that it was done and help the user remember what else is left to be taken care of.</w:t>
      </w:r>
    </w:p>
    <w:p w14:paraId="3AC7376C" w14:textId="77777777" w:rsidR="009252A1" w:rsidRDefault="009252A1" w:rsidP="009252A1">
      <w:pPr>
        <w:pStyle w:val="111Title"/>
        <w:numPr>
          <w:ilvl w:val="0"/>
          <w:numId w:val="0"/>
        </w:numPr>
        <w:ind w:left="709"/>
      </w:pPr>
    </w:p>
    <w:p w14:paraId="336CED27" w14:textId="03A444DC" w:rsidR="009252A1" w:rsidRDefault="009252A1" w:rsidP="009252A1">
      <w:pPr>
        <w:pStyle w:val="11Title"/>
      </w:pPr>
      <w:bookmarkStart w:id="111" w:name="_Toc451778492"/>
      <w:r>
        <w:lastRenderedPageBreak/>
        <w:t>Dynamic layout parameters</w:t>
      </w:r>
      <w:bookmarkEnd w:id="111"/>
    </w:p>
    <w:p w14:paraId="07A5EDE6" w14:textId="42822433" w:rsidR="009252A1" w:rsidRDefault="009252A1" w:rsidP="00B127C8">
      <w:pPr>
        <w:pStyle w:val="NONNumbering"/>
      </w:pPr>
      <w:r>
        <w:rPr>
          <w:noProof/>
        </w:rPr>
        <w:drawing>
          <wp:inline distT="0" distB="0" distL="0" distR="0" wp14:anchorId="15B3846F" wp14:editId="11B624CF">
            <wp:extent cx="6660515" cy="2449195"/>
            <wp:effectExtent l="0" t="0" r="6985"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60515" cy="2449195"/>
                    </a:xfrm>
                    <a:prstGeom prst="rect">
                      <a:avLst/>
                    </a:prstGeom>
                  </pic:spPr>
                </pic:pic>
              </a:graphicData>
            </a:graphic>
          </wp:inline>
        </w:drawing>
      </w:r>
    </w:p>
    <w:p w14:paraId="13AEE16F" w14:textId="4B9670BC" w:rsidR="009252A1" w:rsidRDefault="009252A1" w:rsidP="009252A1">
      <w:pPr>
        <w:pStyle w:val="111Title"/>
      </w:pPr>
      <w:r>
        <w:t>Title: “Dynamic Layout Parameters: Version #”</w:t>
      </w:r>
    </w:p>
    <w:p w14:paraId="656FC56B" w14:textId="04E51427" w:rsidR="009252A1" w:rsidRDefault="009252A1" w:rsidP="009252A1">
      <w:pPr>
        <w:pStyle w:val="111Title"/>
      </w:pPr>
      <w:r>
        <w:t>List of checkboxes of parameters, and the relevant fields next to them. The fields on the right are disabled until a box is checked:</w:t>
      </w:r>
    </w:p>
    <w:p w14:paraId="1093217C" w14:textId="75C83658" w:rsidR="009252A1" w:rsidRDefault="009252A1" w:rsidP="009252A1">
      <w:pPr>
        <w:pStyle w:val="1111Title"/>
      </w:pPr>
      <w:r>
        <w:t>Layout name</w:t>
      </w:r>
    </w:p>
    <w:p w14:paraId="6C3985A0" w14:textId="093991C8" w:rsidR="009252A1" w:rsidRDefault="009252A1" w:rsidP="009252A1">
      <w:pPr>
        <w:pStyle w:val="11111Title"/>
      </w:pPr>
      <w:r>
        <w:t>Simple text box</w:t>
      </w:r>
    </w:p>
    <w:p w14:paraId="2C927259" w14:textId="0505E637" w:rsidR="009252A1" w:rsidRDefault="009252A1" w:rsidP="009252A1">
      <w:pPr>
        <w:pStyle w:val="1111Title"/>
      </w:pPr>
      <w:r>
        <w:t>Registration date</w:t>
      </w:r>
    </w:p>
    <w:p w14:paraId="4E5D7B69" w14:textId="66D010E4" w:rsidR="009252A1" w:rsidRDefault="009252A1" w:rsidP="009252A1">
      <w:pPr>
        <w:pStyle w:val="11111Title"/>
      </w:pPr>
      <w:r>
        <w:t>Dropdown menu – for each choice, the user will get a date picker to choose from</w:t>
      </w:r>
      <w:r>
        <w:br/>
      </w:r>
      <w:r>
        <w:rPr>
          <w:noProof/>
        </w:rPr>
        <w:drawing>
          <wp:inline distT="0" distB="0" distL="0" distR="0" wp14:anchorId="5724D8B6" wp14:editId="404B4C11">
            <wp:extent cx="5283348" cy="267409"/>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24319" cy="284667"/>
                    </a:xfrm>
                    <a:prstGeom prst="rect">
                      <a:avLst/>
                    </a:prstGeom>
                  </pic:spPr>
                </pic:pic>
              </a:graphicData>
            </a:graphic>
          </wp:inline>
        </w:drawing>
      </w:r>
    </w:p>
    <w:p w14:paraId="3D212622" w14:textId="0F6BD3A1" w:rsidR="009252A1" w:rsidRDefault="009252A1" w:rsidP="009252A1">
      <w:pPr>
        <w:pStyle w:val="111111"/>
      </w:pPr>
      <w:r>
        <w:t>Before</w:t>
      </w:r>
    </w:p>
    <w:p w14:paraId="628B2734" w14:textId="4D78E28E" w:rsidR="009252A1" w:rsidRDefault="009252A1" w:rsidP="009252A1">
      <w:pPr>
        <w:pStyle w:val="111111"/>
      </w:pPr>
      <w:r>
        <w:t>Between</w:t>
      </w:r>
    </w:p>
    <w:p w14:paraId="36A283E2" w14:textId="67FFDE84" w:rsidR="009252A1" w:rsidRDefault="009252A1" w:rsidP="009252A1">
      <w:pPr>
        <w:pStyle w:val="111111"/>
      </w:pPr>
      <w:r>
        <w:t>After</w:t>
      </w:r>
    </w:p>
    <w:p w14:paraId="31983043" w14:textId="38F7FFE1" w:rsidR="009252A1" w:rsidRDefault="009252A1" w:rsidP="009252A1">
      <w:pPr>
        <w:pStyle w:val="1111Title"/>
      </w:pPr>
      <w:r>
        <w:t>Registration country</w:t>
      </w:r>
    </w:p>
    <w:p w14:paraId="7E7DBE3C" w14:textId="08BE1C4E" w:rsidR="009252A1" w:rsidRDefault="009252A1" w:rsidP="009252A1">
      <w:pPr>
        <w:pStyle w:val="11111Title"/>
      </w:pPr>
      <w:r>
        <w:lastRenderedPageBreak/>
        <w:t>A button that opens a list of countries. This list allows multiple choice by holding down the CTRL key. The list closes by clicking the button again.</w:t>
      </w:r>
      <w:r>
        <w:br/>
      </w:r>
      <w:r>
        <w:rPr>
          <w:noProof/>
        </w:rPr>
        <w:drawing>
          <wp:inline distT="0" distB="0" distL="0" distR="0" wp14:anchorId="00508207" wp14:editId="2B990808">
            <wp:extent cx="3247619" cy="2038095"/>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47619" cy="2038095"/>
                    </a:xfrm>
                    <a:prstGeom prst="rect">
                      <a:avLst/>
                    </a:prstGeom>
                  </pic:spPr>
                </pic:pic>
              </a:graphicData>
            </a:graphic>
          </wp:inline>
        </w:drawing>
      </w:r>
    </w:p>
    <w:p w14:paraId="28D5EB4F" w14:textId="0D182A06" w:rsidR="009252A1" w:rsidRDefault="009252A1" w:rsidP="009252A1">
      <w:pPr>
        <w:pStyle w:val="11111Title"/>
      </w:pPr>
      <w:r>
        <w:t>Once this parameter checkbox is checked, a text will be added to the right side of the “choose” button: “Hold down CTRL to choose multiple values”</w:t>
      </w:r>
    </w:p>
    <w:p w14:paraId="7310CD44" w14:textId="1589BE51" w:rsidR="009252A1" w:rsidRDefault="009252A1" w:rsidP="009252A1">
      <w:pPr>
        <w:pStyle w:val="1111Title"/>
      </w:pPr>
      <w:r>
        <w:t>Gender</w:t>
      </w:r>
    </w:p>
    <w:p w14:paraId="6056F52D" w14:textId="77A5F574" w:rsidR="009252A1" w:rsidRDefault="009252A1" w:rsidP="009252A1">
      <w:pPr>
        <w:pStyle w:val="11111Title"/>
      </w:pPr>
      <w:r>
        <w:t>A dropdown list of 2 options (if the user wants both, he should just uncheck the “gender” option).</w:t>
      </w:r>
    </w:p>
    <w:p w14:paraId="6B996AE0" w14:textId="2DCDBC58" w:rsidR="009252A1" w:rsidRDefault="009252A1" w:rsidP="009252A1">
      <w:pPr>
        <w:pStyle w:val="1111Title"/>
      </w:pPr>
      <w:r>
        <w:t>Player status</w:t>
      </w:r>
    </w:p>
    <w:p w14:paraId="38688AA1" w14:textId="785DDA67" w:rsidR="009252A1" w:rsidRDefault="009252A1" w:rsidP="009252A1">
      <w:pPr>
        <w:pStyle w:val="11111Title"/>
      </w:pPr>
      <w:r>
        <w:t>A button that opens a list of possible statuses. This list allows multiple choice by holding down the CTRL key. The list closes by clicking the button again.</w:t>
      </w:r>
      <w:r>
        <w:br/>
      </w:r>
      <w:r>
        <w:rPr>
          <w:noProof/>
        </w:rPr>
        <w:drawing>
          <wp:inline distT="0" distB="0" distL="0" distR="0" wp14:anchorId="5EF73E16" wp14:editId="4E15CA40">
            <wp:extent cx="3247619" cy="2038095"/>
            <wp:effectExtent l="0" t="0" r="0"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47619" cy="2038095"/>
                    </a:xfrm>
                    <a:prstGeom prst="rect">
                      <a:avLst/>
                    </a:prstGeom>
                  </pic:spPr>
                </pic:pic>
              </a:graphicData>
            </a:graphic>
          </wp:inline>
        </w:drawing>
      </w:r>
    </w:p>
    <w:p w14:paraId="1D9B040E" w14:textId="77777777" w:rsidR="009252A1" w:rsidRDefault="009252A1" w:rsidP="009252A1">
      <w:pPr>
        <w:pStyle w:val="11111Title"/>
      </w:pPr>
      <w:r>
        <w:t>Once this parameter checkbox is checked, a text will be added to the right side of the “choose” button: “Hold down CTRL to choose multiple values”</w:t>
      </w:r>
    </w:p>
    <w:p w14:paraId="44773F8C" w14:textId="6A891CB1" w:rsidR="009252A1" w:rsidRDefault="009252A1" w:rsidP="009252A1">
      <w:pPr>
        <w:pStyle w:val="1111Title"/>
      </w:pPr>
      <w:r>
        <w:t>Age</w:t>
      </w:r>
    </w:p>
    <w:p w14:paraId="7C4E14E3" w14:textId="7F65DCBD" w:rsidR="009252A1" w:rsidRDefault="009252A1" w:rsidP="003D56F3">
      <w:pPr>
        <w:pStyle w:val="11111Title"/>
      </w:pPr>
      <w:r>
        <w:t xml:space="preserve">Dropdown menu – for each choice, the user will get </w:t>
      </w:r>
      <w:r w:rsidR="003D56F3">
        <w:t>a small text box to enter the age</w:t>
      </w:r>
      <w:r>
        <w:br/>
      </w:r>
      <w:r w:rsidR="003D56F3">
        <w:rPr>
          <w:noProof/>
        </w:rPr>
        <w:drawing>
          <wp:inline distT="0" distB="0" distL="0" distR="0" wp14:anchorId="01D248C2" wp14:editId="7B3DE4F5">
            <wp:extent cx="2933333" cy="247619"/>
            <wp:effectExtent l="0" t="0" r="635" b="63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33333" cy="247619"/>
                    </a:xfrm>
                    <a:prstGeom prst="rect">
                      <a:avLst/>
                    </a:prstGeom>
                  </pic:spPr>
                </pic:pic>
              </a:graphicData>
            </a:graphic>
          </wp:inline>
        </w:drawing>
      </w:r>
    </w:p>
    <w:p w14:paraId="5A843C4D" w14:textId="02196526" w:rsidR="009252A1" w:rsidRDefault="003D56F3" w:rsidP="009252A1">
      <w:pPr>
        <w:pStyle w:val="111111"/>
      </w:pPr>
      <w:r>
        <w:t>Under</w:t>
      </w:r>
    </w:p>
    <w:p w14:paraId="1E0A4F49" w14:textId="5F3ECFC1" w:rsidR="009252A1" w:rsidRDefault="003D56F3" w:rsidP="009252A1">
      <w:pPr>
        <w:pStyle w:val="111111"/>
      </w:pPr>
      <w:r>
        <w:lastRenderedPageBreak/>
        <w:t xml:space="preserve">Between </w:t>
      </w:r>
    </w:p>
    <w:p w14:paraId="0C9059EC" w14:textId="5332F661" w:rsidR="009252A1" w:rsidRDefault="003D56F3" w:rsidP="009252A1">
      <w:pPr>
        <w:pStyle w:val="111111"/>
      </w:pPr>
      <w:r>
        <w:t>Older than</w:t>
      </w:r>
    </w:p>
    <w:p w14:paraId="2DBE1E59" w14:textId="2002C2B7" w:rsidR="009252A1" w:rsidRDefault="003D56F3" w:rsidP="003D56F3">
      <w:pPr>
        <w:pStyle w:val="1111Title"/>
      </w:pPr>
      <w:r>
        <w:t xml:space="preserve">Currency </w:t>
      </w:r>
    </w:p>
    <w:p w14:paraId="4D59C1D4" w14:textId="727C3267" w:rsidR="003D56F3" w:rsidRDefault="003D56F3" w:rsidP="003D56F3">
      <w:pPr>
        <w:pStyle w:val="11111Title"/>
      </w:pPr>
      <w:r>
        <w:t>A button that opens a list of possible currencies. This list allows multiple choice by holding down the CTRL key. The list closes by clicking the button again.</w:t>
      </w:r>
      <w:r>
        <w:br/>
      </w:r>
      <w:r>
        <w:rPr>
          <w:noProof/>
        </w:rPr>
        <w:drawing>
          <wp:inline distT="0" distB="0" distL="0" distR="0" wp14:anchorId="19480129" wp14:editId="7A615463">
            <wp:extent cx="3247619" cy="2038095"/>
            <wp:effectExtent l="0" t="0" r="0" b="63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47619" cy="2038095"/>
                    </a:xfrm>
                    <a:prstGeom prst="rect">
                      <a:avLst/>
                    </a:prstGeom>
                  </pic:spPr>
                </pic:pic>
              </a:graphicData>
            </a:graphic>
          </wp:inline>
        </w:drawing>
      </w:r>
    </w:p>
    <w:p w14:paraId="076DC5C0" w14:textId="77777777" w:rsidR="003D56F3" w:rsidRDefault="003D56F3" w:rsidP="003D56F3">
      <w:pPr>
        <w:pStyle w:val="11111Title"/>
      </w:pPr>
      <w:r>
        <w:t>Once this parameter checkbox is checked, a text will be added to the right side of the “choose” button: “Hold down CTRL to choose multiple values”</w:t>
      </w:r>
    </w:p>
    <w:p w14:paraId="72C776F2" w14:textId="6964A983" w:rsidR="003D56F3" w:rsidRDefault="003D56F3" w:rsidP="003D56F3">
      <w:pPr>
        <w:pStyle w:val="1111Title"/>
      </w:pPr>
      <w:r>
        <w:t>No. of rounds per game</w:t>
      </w:r>
    </w:p>
    <w:p w14:paraId="11B8ECCA" w14:textId="72B4AF5C" w:rsidR="003D56F3" w:rsidRDefault="003D56F3" w:rsidP="003D56F3">
      <w:pPr>
        <w:pStyle w:val="11111Title"/>
      </w:pPr>
      <w:r>
        <w:t>Dropdown menu – for each choice, the user will get a small text box to enter the number</w:t>
      </w:r>
      <w:r>
        <w:br/>
      </w:r>
      <w:r>
        <w:rPr>
          <w:noProof/>
        </w:rPr>
        <w:drawing>
          <wp:inline distT="0" distB="0" distL="0" distR="0" wp14:anchorId="5E23A50A" wp14:editId="187F52DE">
            <wp:extent cx="2933333" cy="247619"/>
            <wp:effectExtent l="0" t="0" r="635" b="63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33333" cy="247619"/>
                    </a:xfrm>
                    <a:prstGeom prst="rect">
                      <a:avLst/>
                    </a:prstGeom>
                  </pic:spPr>
                </pic:pic>
              </a:graphicData>
            </a:graphic>
          </wp:inline>
        </w:drawing>
      </w:r>
    </w:p>
    <w:p w14:paraId="7E60C710" w14:textId="77777777" w:rsidR="003D56F3" w:rsidRDefault="003D56F3" w:rsidP="003D56F3">
      <w:pPr>
        <w:pStyle w:val="111111"/>
      </w:pPr>
      <w:r>
        <w:t>Under</w:t>
      </w:r>
    </w:p>
    <w:p w14:paraId="61C1AE2A" w14:textId="77777777" w:rsidR="003D56F3" w:rsidRDefault="003D56F3" w:rsidP="003D56F3">
      <w:pPr>
        <w:pStyle w:val="111111"/>
      </w:pPr>
      <w:r>
        <w:t xml:space="preserve">Between </w:t>
      </w:r>
    </w:p>
    <w:p w14:paraId="5E437D1D" w14:textId="41F64EAC" w:rsidR="003D56F3" w:rsidRDefault="003D56F3" w:rsidP="003D56F3">
      <w:pPr>
        <w:pStyle w:val="111111"/>
      </w:pPr>
      <w:r>
        <w:t>More than</w:t>
      </w:r>
    </w:p>
    <w:p w14:paraId="55C80418" w14:textId="22866D97" w:rsidR="003D56F3" w:rsidRDefault="00D72DE8" w:rsidP="00D72DE8">
      <w:pPr>
        <w:pStyle w:val="111Title"/>
      </w:pPr>
      <w:r>
        <w:t>“Done” button to save and close the screen.</w:t>
      </w:r>
    </w:p>
    <w:p w14:paraId="39794DD9" w14:textId="77777777" w:rsidR="009252A1" w:rsidRDefault="009252A1" w:rsidP="009252A1">
      <w:pPr>
        <w:pStyle w:val="111Title"/>
        <w:numPr>
          <w:ilvl w:val="0"/>
          <w:numId w:val="0"/>
        </w:numPr>
      </w:pPr>
    </w:p>
    <w:p w14:paraId="179EE285" w14:textId="72B0AC9F" w:rsidR="00887313" w:rsidRDefault="000E7723" w:rsidP="00887313">
      <w:pPr>
        <w:pStyle w:val="11Title"/>
      </w:pPr>
      <w:bookmarkStart w:id="112" w:name="_Toc451778493"/>
      <w:proofErr w:type="spellStart"/>
      <w:r>
        <w:t>Nav</w:t>
      </w:r>
      <w:proofErr w:type="spellEnd"/>
      <w:r>
        <w:t xml:space="preserve"> Bar (Footer)</w:t>
      </w:r>
      <w:bookmarkEnd w:id="112"/>
    </w:p>
    <w:p w14:paraId="78C3DB04" w14:textId="14B824F2" w:rsidR="00887313" w:rsidRDefault="00507141" w:rsidP="00887313">
      <w:pPr>
        <w:pStyle w:val="111Title"/>
      </w:pPr>
      <w:r>
        <w:t>Left side:</w:t>
      </w:r>
    </w:p>
    <w:p w14:paraId="636AD69D" w14:textId="41129FE5" w:rsidR="00507141" w:rsidRDefault="00507141" w:rsidP="00507141">
      <w:pPr>
        <w:pStyle w:val="1111Title"/>
      </w:pPr>
      <w:r>
        <w:t>Plus icon with the text “Add another layout”, allowing the user to add more dynamic layouts.</w:t>
      </w:r>
    </w:p>
    <w:p w14:paraId="541EEA62" w14:textId="21571948" w:rsidR="00507141" w:rsidRDefault="00507141" w:rsidP="00507141">
      <w:pPr>
        <w:pStyle w:val="111Title"/>
      </w:pPr>
      <w:r>
        <w:t>Right side:</w:t>
      </w:r>
    </w:p>
    <w:p w14:paraId="4299CCEB" w14:textId="22C34749" w:rsidR="00507141" w:rsidRDefault="00507141" w:rsidP="00507141">
      <w:pPr>
        <w:pStyle w:val="1111Title"/>
      </w:pPr>
      <w:r>
        <w:t>Cancel – closing the dynamic layouts screen, without saving.</w:t>
      </w:r>
    </w:p>
    <w:p w14:paraId="75E66526" w14:textId="3B51DCFE" w:rsidR="00507141" w:rsidRDefault="00507141" w:rsidP="00507141">
      <w:pPr>
        <w:pStyle w:val="1111Title"/>
      </w:pPr>
      <w:r>
        <w:t>Save dynamic layouts – saving the user’s settings and going back to the “save as” screen.</w:t>
      </w:r>
    </w:p>
    <w:p w14:paraId="037892E3" w14:textId="4BA7BF7A" w:rsidR="002C4D31" w:rsidRDefault="002C4D31" w:rsidP="002C4D31">
      <w:pPr>
        <w:pStyle w:val="11111Title"/>
      </w:pPr>
      <w:r>
        <w:lastRenderedPageBreak/>
        <w:t>This button will become enabled only as soon as the user has defined and saved all open layouts. i.e., if the user has 3 layouts, all 3 should be finalized and saved before this button becomes enabled. If the user only needs 2, he should remove one layout (in the delete button) and then save.</w:t>
      </w:r>
    </w:p>
    <w:p w14:paraId="6C2C2507" w14:textId="77777777" w:rsidR="00887313" w:rsidRDefault="00887313" w:rsidP="00887313">
      <w:pPr>
        <w:pStyle w:val="11111Title"/>
        <w:numPr>
          <w:ilvl w:val="0"/>
          <w:numId w:val="0"/>
        </w:numPr>
      </w:pPr>
    </w:p>
    <w:p w14:paraId="6BD99FC2" w14:textId="77777777" w:rsidR="00CE31C0" w:rsidRDefault="00CE31C0">
      <w:pPr>
        <w:rPr>
          <w:rFonts w:asciiTheme="majorHAnsi" w:eastAsiaTheme="majorEastAsia" w:hAnsiTheme="majorHAnsi" w:cstheme="majorBidi"/>
          <w:caps/>
          <w:color w:val="2E74B5" w:themeColor="accent1" w:themeShade="BF"/>
          <w:sz w:val="32"/>
          <w:szCs w:val="28"/>
        </w:rPr>
      </w:pPr>
      <w:r>
        <w:br w:type="page"/>
      </w:r>
    </w:p>
    <w:p w14:paraId="5448F002" w14:textId="61FE1788" w:rsidR="000E1E77" w:rsidRDefault="000E1E77" w:rsidP="001852E0">
      <w:pPr>
        <w:pStyle w:val="1Title"/>
      </w:pPr>
      <w:bookmarkStart w:id="113" w:name="_Toc451778494"/>
      <w:r>
        <w:lastRenderedPageBreak/>
        <w:t>View mockup</w:t>
      </w:r>
      <w:bookmarkEnd w:id="113"/>
    </w:p>
    <w:p w14:paraId="6CB60B47" w14:textId="4D9C21B9" w:rsidR="000E1E77" w:rsidRDefault="000E1E77" w:rsidP="001852E0">
      <w:pPr>
        <w:pStyle w:val="11Title"/>
      </w:pPr>
      <w:bookmarkStart w:id="114" w:name="_Toc451778495"/>
      <w:r>
        <w:t>Details</w:t>
      </w:r>
      <w:bookmarkEnd w:id="114"/>
    </w:p>
    <w:p w14:paraId="648E994E" w14:textId="5E26B601" w:rsidR="000E1E77" w:rsidRDefault="000E1E77" w:rsidP="00B06C2C">
      <w:pPr>
        <w:pStyle w:val="111Title"/>
      </w:pPr>
      <w:r>
        <w:t>The mockup should allow the user to view the new layout on the client itself.</w:t>
      </w:r>
    </w:p>
    <w:p w14:paraId="0E2126AC" w14:textId="2B5CDE68" w:rsidR="000E1E77" w:rsidRDefault="00AE076F" w:rsidP="00B06C2C">
      <w:pPr>
        <w:pStyle w:val="111Title"/>
      </w:pPr>
      <w:r>
        <w:t>The screenshot seen in the link is only an example and should not be considered as a solution.</w:t>
      </w:r>
    </w:p>
    <w:p w14:paraId="3B1EE5A6" w14:textId="6D41BEC3" w:rsidR="00AE076F" w:rsidRDefault="00AE076F" w:rsidP="00AE076F">
      <w:pPr>
        <w:pStyle w:val="111Title"/>
      </w:pPr>
      <w:r>
        <w:t>Dev to decide how this should be executed – either by opening a mock-NDL version, by providing a look-alike layout without the graphics etc.</w:t>
      </w:r>
    </w:p>
    <w:p w14:paraId="7B0093CA" w14:textId="77777777" w:rsidR="00887313" w:rsidRDefault="00887313" w:rsidP="00887313">
      <w:pPr>
        <w:pStyle w:val="111Title"/>
        <w:numPr>
          <w:ilvl w:val="0"/>
          <w:numId w:val="0"/>
        </w:numPr>
      </w:pPr>
    </w:p>
    <w:p w14:paraId="14167C9A" w14:textId="10F22AF3" w:rsidR="00887313" w:rsidRDefault="00887313" w:rsidP="00887313">
      <w:pPr>
        <w:pStyle w:val="1Title"/>
      </w:pPr>
      <w:bookmarkStart w:id="115" w:name="_Toc451778496"/>
      <w:r>
        <w:t>Save Draft</w:t>
      </w:r>
      <w:bookmarkEnd w:id="115"/>
    </w:p>
    <w:p w14:paraId="67764D7B" w14:textId="63A19127" w:rsidR="00D72DE8" w:rsidRDefault="00BE41B4" w:rsidP="00B127C8">
      <w:pPr>
        <w:pStyle w:val="NONNumbering"/>
      </w:pPr>
      <w:r>
        <w:rPr>
          <w:noProof/>
        </w:rPr>
        <w:drawing>
          <wp:inline distT="0" distB="0" distL="0" distR="0" wp14:anchorId="484A6E71" wp14:editId="1F981D3B">
            <wp:extent cx="3321101" cy="158075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35978" cy="1587833"/>
                    </a:xfrm>
                    <a:prstGeom prst="rect">
                      <a:avLst/>
                    </a:prstGeom>
                  </pic:spPr>
                </pic:pic>
              </a:graphicData>
            </a:graphic>
          </wp:inline>
        </w:drawing>
      </w:r>
    </w:p>
    <w:p w14:paraId="2CBC66AC" w14:textId="32477E5E" w:rsidR="00887313" w:rsidRDefault="00D72DE8" w:rsidP="00887313">
      <w:pPr>
        <w:pStyle w:val="111Title"/>
      </w:pPr>
      <w:r>
        <w:t>Size 440x210px</w:t>
      </w:r>
    </w:p>
    <w:p w14:paraId="52BB9692" w14:textId="155521D1" w:rsidR="00887313" w:rsidRDefault="00D72DE8" w:rsidP="006A35BE">
      <w:pPr>
        <w:pStyle w:val="111Title"/>
        <w:pPrChange w:id="116" w:author="Hila Zimmerman" w:date="2016-05-23T14:57:00Z">
          <w:pPr>
            <w:pStyle w:val="111Title"/>
          </w:pPr>
        </w:pPrChange>
      </w:pPr>
      <w:r>
        <w:t xml:space="preserve">The draft will be saved locally to a predefined folder. The tool will automatically name the layout with the </w:t>
      </w:r>
      <w:del w:id="117" w:author="Hila Zimmerman" w:date="2016-05-23T14:57:00Z">
        <w:r w:rsidDel="006A35BE">
          <w:delText>sub-bran</w:delText>
        </w:r>
      </w:del>
      <w:ins w:id="118" w:author="Hila Zimmerman" w:date="2016-05-23T14:58:00Z">
        <w:r w:rsidR="006A35BE">
          <w:t>b</w:t>
        </w:r>
      </w:ins>
      <w:ins w:id="119" w:author="Hila Zimmerman" w:date="2016-05-23T14:57:00Z">
        <w:r w:rsidR="006A35BE">
          <w:t>rand</w:t>
        </w:r>
      </w:ins>
      <w:ins w:id="120" w:author="Hila Zimmerman" w:date="2016-05-23T14:58:00Z">
        <w:r w:rsidR="006A35BE">
          <w:t xml:space="preserve"> </w:t>
        </w:r>
      </w:ins>
      <w:del w:id="121" w:author="Hila Zimmerman" w:date="2016-05-23T14:57:00Z">
        <w:r w:rsidDel="006A35BE">
          <w:delText>d</w:delText>
        </w:r>
      </w:del>
      <w:ins w:id="122" w:author="Hila Zimmerman" w:date="2016-05-23T14:57:00Z">
        <w:r w:rsidR="006A35BE">
          <w:t>+</w:t>
        </w:r>
      </w:ins>
      <w:ins w:id="123" w:author="Hila Zimmerman" w:date="2016-05-23T14:58:00Z">
        <w:r w:rsidR="006A35BE">
          <w:t xml:space="preserve"> s</w:t>
        </w:r>
      </w:ins>
      <w:ins w:id="124" w:author="Hila Zimmerman" w:date="2016-05-23T14:57:00Z">
        <w:r w:rsidR="006A35BE">
          <w:t>kin</w:t>
        </w:r>
      </w:ins>
      <w:r>
        <w:t xml:space="preserve"> name</w:t>
      </w:r>
      <w:ins w:id="125" w:author="Hila Zimmerman" w:date="2016-05-23T14:57:00Z">
        <w:r w:rsidR="006A35BE">
          <w:t>s</w:t>
        </w:r>
      </w:ins>
      <w:r>
        <w:t>, date and version number.</w:t>
      </w:r>
    </w:p>
    <w:p w14:paraId="1C6E7776" w14:textId="263464AF" w:rsidR="00D72DE8" w:rsidRDefault="00D72DE8" w:rsidP="006A35BE">
      <w:pPr>
        <w:pStyle w:val="111Title"/>
        <w:pPrChange w:id="126" w:author="Hila Zimmerman" w:date="2016-05-23T14:58:00Z">
          <w:pPr>
            <w:pStyle w:val="111Title"/>
          </w:pPr>
        </w:pPrChange>
      </w:pPr>
      <w:r>
        <w:t xml:space="preserve">Saving the draft multiple times on the same session, will override the previous version saved. (Session – the user opened the tool and did not change the </w:t>
      </w:r>
      <w:del w:id="127" w:author="Hila Zimmerman" w:date="2016-05-23T14:58:00Z">
        <w:r w:rsidDel="006A35BE">
          <w:delText>sub-brand</w:delText>
        </w:r>
      </w:del>
      <w:ins w:id="128" w:author="Hila Zimmerman" w:date="2016-05-23T14:58:00Z">
        <w:r w:rsidR="006A35BE">
          <w:t>brand and/or skin</w:t>
        </w:r>
      </w:ins>
      <w:r>
        <w:t xml:space="preserve"> in the header dropdown).</w:t>
      </w:r>
    </w:p>
    <w:p w14:paraId="735FF566" w14:textId="72FBE97F" w:rsidR="00D72DE8" w:rsidRDefault="00D72DE8" w:rsidP="00D72DE8">
      <w:pPr>
        <w:pStyle w:val="111Title"/>
      </w:pPr>
      <w:r>
        <w:t>Title: “Draft saved!”</w:t>
      </w:r>
    </w:p>
    <w:p w14:paraId="15658715" w14:textId="25084CEB" w:rsidR="00D72DE8" w:rsidRDefault="00D72DE8" w:rsidP="00D72DE8">
      <w:pPr>
        <w:pStyle w:val="111Title"/>
      </w:pPr>
      <w:r>
        <w:t>Content: the path to which the draft was saved.</w:t>
      </w:r>
    </w:p>
    <w:p w14:paraId="4EC92DF9" w14:textId="5FCDB216" w:rsidR="00D72DE8" w:rsidRDefault="00D72DE8" w:rsidP="00D72DE8">
      <w:pPr>
        <w:pStyle w:val="111Title"/>
      </w:pPr>
      <w:r>
        <w:t>“Done” button to close the popup and continue working.</w:t>
      </w:r>
    </w:p>
    <w:p w14:paraId="6032B354" w14:textId="77777777" w:rsidR="00887313" w:rsidRDefault="00887313" w:rsidP="00887313">
      <w:pPr>
        <w:pStyle w:val="111Title"/>
        <w:numPr>
          <w:ilvl w:val="0"/>
          <w:numId w:val="0"/>
        </w:numPr>
      </w:pPr>
    </w:p>
    <w:p w14:paraId="30878F87" w14:textId="77777777" w:rsidR="00CE31C0" w:rsidRDefault="00CE31C0">
      <w:pPr>
        <w:rPr>
          <w:rFonts w:asciiTheme="majorHAnsi" w:eastAsiaTheme="majorEastAsia" w:hAnsiTheme="majorHAnsi" w:cstheme="majorBidi"/>
          <w:caps/>
          <w:color w:val="2E74B5" w:themeColor="accent1" w:themeShade="BF"/>
          <w:sz w:val="32"/>
          <w:szCs w:val="28"/>
        </w:rPr>
      </w:pPr>
      <w:r>
        <w:br w:type="page"/>
      </w:r>
    </w:p>
    <w:p w14:paraId="28D553F3" w14:textId="16D2D023" w:rsidR="000E1E77" w:rsidRDefault="000E1E77" w:rsidP="00D72DE8">
      <w:pPr>
        <w:pStyle w:val="1Title"/>
      </w:pPr>
      <w:bookmarkStart w:id="129" w:name="_Toc451778497"/>
      <w:r>
        <w:lastRenderedPageBreak/>
        <w:t xml:space="preserve">Save </w:t>
      </w:r>
      <w:r w:rsidR="00D72DE8">
        <w:t>&amp; Send</w:t>
      </w:r>
      <w:bookmarkEnd w:id="129"/>
    </w:p>
    <w:p w14:paraId="3D189ACD" w14:textId="07316CC2" w:rsidR="00D72DE8" w:rsidRDefault="00D72DE8" w:rsidP="00B127C8">
      <w:pPr>
        <w:pStyle w:val="NONNumbering"/>
      </w:pPr>
      <w:r>
        <w:rPr>
          <w:noProof/>
        </w:rPr>
        <w:drawing>
          <wp:inline distT="0" distB="0" distL="0" distR="0" wp14:anchorId="0E260900" wp14:editId="7FB42795">
            <wp:extent cx="6660515" cy="2079625"/>
            <wp:effectExtent l="0" t="0" r="698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60515" cy="2079625"/>
                    </a:xfrm>
                    <a:prstGeom prst="rect">
                      <a:avLst/>
                    </a:prstGeom>
                  </pic:spPr>
                </pic:pic>
              </a:graphicData>
            </a:graphic>
          </wp:inline>
        </w:drawing>
      </w:r>
    </w:p>
    <w:p w14:paraId="3D5F851A" w14:textId="3342C59E" w:rsidR="00D72DE8" w:rsidRDefault="00D72DE8" w:rsidP="00D72DE8">
      <w:pPr>
        <w:pStyle w:val="111Title"/>
      </w:pPr>
      <w:r>
        <w:t>This screen appears after clicking “save &amp; send” on the “Save As…” screen.</w:t>
      </w:r>
    </w:p>
    <w:p w14:paraId="03857E16" w14:textId="751DF51C" w:rsidR="00D72DE8" w:rsidRDefault="00D72DE8" w:rsidP="00D72DE8">
      <w:pPr>
        <w:pStyle w:val="111Title"/>
      </w:pPr>
      <w:r>
        <w:t>Title: “You’re all done!”</w:t>
      </w:r>
    </w:p>
    <w:p w14:paraId="5814193A" w14:textId="655B573D" w:rsidR="00D72DE8" w:rsidRDefault="00D72DE8" w:rsidP="00D72DE8">
      <w:pPr>
        <w:pStyle w:val="111Title"/>
      </w:pPr>
      <w:r>
        <w:t>Content:</w:t>
      </w:r>
    </w:p>
    <w:p w14:paraId="66D71C08" w14:textId="6726417C" w:rsidR="00D72DE8" w:rsidRDefault="00D72DE8" w:rsidP="00D72DE8">
      <w:pPr>
        <w:pStyle w:val="1111Title"/>
      </w:pPr>
      <w:r>
        <w:t>3 rows to tell the user what was done with the layout – local location, network location and who it was sent to via email.</w:t>
      </w:r>
    </w:p>
    <w:p w14:paraId="1FDC72A1" w14:textId="0F1E8FC8" w:rsidR="00D72DE8" w:rsidRDefault="00D72DE8" w:rsidP="00D72DE8">
      <w:pPr>
        <w:pStyle w:val="111Title"/>
      </w:pPr>
      <w:r>
        <w:t>“Close” button to close the screen, and go back to the original tool screen, where the main content was still hidden.</w:t>
      </w:r>
    </w:p>
    <w:p w14:paraId="227EA714" w14:textId="01284FA0" w:rsidR="00D72DE8" w:rsidRDefault="00D72DE8" w:rsidP="00B127C8">
      <w:pPr>
        <w:pStyle w:val="NONNumbering"/>
      </w:pPr>
      <w:r>
        <w:rPr>
          <w:noProof/>
        </w:rPr>
        <w:drawing>
          <wp:inline distT="0" distB="0" distL="0" distR="0" wp14:anchorId="02836DB8" wp14:editId="70C7A1F7">
            <wp:extent cx="3071004" cy="2213442"/>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5625" cy="2216772"/>
                    </a:xfrm>
                    <a:prstGeom prst="rect">
                      <a:avLst/>
                    </a:prstGeom>
                  </pic:spPr>
                </pic:pic>
              </a:graphicData>
            </a:graphic>
          </wp:inline>
        </w:drawing>
      </w:r>
    </w:p>
    <w:p w14:paraId="5518C4F0" w14:textId="77777777" w:rsidR="003E475E" w:rsidRDefault="003E475E" w:rsidP="00B06C2C">
      <w:pPr>
        <w:pStyle w:val="111111"/>
        <w:numPr>
          <w:ilvl w:val="0"/>
          <w:numId w:val="0"/>
        </w:numPr>
        <w:ind w:left="1985"/>
      </w:pPr>
    </w:p>
    <w:p w14:paraId="3FDC92E3" w14:textId="77777777" w:rsidR="00CE31C0" w:rsidRDefault="00CE31C0">
      <w:pPr>
        <w:rPr>
          <w:rFonts w:asciiTheme="majorHAnsi" w:eastAsiaTheme="majorEastAsia" w:hAnsiTheme="majorHAnsi" w:cstheme="majorBidi"/>
          <w:caps/>
          <w:color w:val="2E74B5" w:themeColor="accent1" w:themeShade="BF"/>
          <w:sz w:val="32"/>
          <w:szCs w:val="28"/>
        </w:rPr>
      </w:pPr>
      <w:r>
        <w:br w:type="page"/>
      </w:r>
    </w:p>
    <w:p w14:paraId="0E3057C9" w14:textId="22DB8C8B" w:rsidR="00BC3568" w:rsidRDefault="000E7723" w:rsidP="00D72DE8">
      <w:pPr>
        <w:pStyle w:val="1Title"/>
      </w:pPr>
      <w:r>
        <w:lastRenderedPageBreak/>
        <w:t>Other Details</w:t>
      </w:r>
    </w:p>
    <w:p w14:paraId="5458C1A4" w14:textId="48FF1786" w:rsidR="00363925" w:rsidRDefault="00D72DE8" w:rsidP="00D72DE8">
      <w:pPr>
        <w:pStyle w:val="11Title"/>
      </w:pPr>
      <w:bookmarkStart w:id="130" w:name="_Toc451778499"/>
      <w:r>
        <w:t>New brands</w:t>
      </w:r>
      <w:bookmarkEnd w:id="130"/>
    </w:p>
    <w:p w14:paraId="2DD87180" w14:textId="78DA252D" w:rsidR="00D72DE8" w:rsidRDefault="00D72DE8" w:rsidP="006A35BE">
      <w:pPr>
        <w:pStyle w:val="111Title"/>
        <w:pPrChange w:id="131" w:author="Hila Zimmerman" w:date="2016-05-23T14:58:00Z">
          <w:pPr>
            <w:pStyle w:val="111Title"/>
          </w:pPr>
        </w:pPrChange>
      </w:pPr>
      <w:r>
        <w:t xml:space="preserve">In case the user wants to apply a layout to a new brand / </w:t>
      </w:r>
      <w:del w:id="132" w:author="Hila Zimmerman" w:date="2016-05-23T14:58:00Z">
        <w:r w:rsidDel="006A35BE">
          <w:delText>Sub-Brand</w:delText>
        </w:r>
      </w:del>
      <w:ins w:id="133" w:author="Hila Zimmerman" w:date="2016-05-23T14:58:00Z">
        <w:r w:rsidR="006A35BE">
          <w:t>Skin</w:t>
        </w:r>
      </w:ins>
      <w:r>
        <w:t>, he can either:</w:t>
      </w:r>
    </w:p>
    <w:p w14:paraId="264B87DD" w14:textId="632204AA" w:rsidR="00D72DE8" w:rsidRDefault="00D72DE8" w:rsidP="00D72DE8">
      <w:pPr>
        <w:pStyle w:val="1111Title"/>
      </w:pPr>
      <w:r>
        <w:t>Choose it in the header dropdown, and fill in all the details manually (all fields will be empty as there will be nothing in production)</w:t>
      </w:r>
    </w:p>
    <w:p w14:paraId="18A4D9DD" w14:textId="2B8DFAB3" w:rsidR="00F42095" w:rsidRPr="00F42095" w:rsidRDefault="00F42095" w:rsidP="00F42095">
      <w:pPr>
        <w:pStyle w:val="11111Title"/>
        <w:rPr>
          <w:i/>
          <w:iCs/>
        </w:rPr>
      </w:pPr>
      <w:r w:rsidRPr="00F42095">
        <w:rPr>
          <w:i/>
          <w:iCs/>
        </w:rPr>
        <w:t xml:space="preserve">TBD: Can instead take the default previously set, such as 888casino.com layout. Should be determined by Ofir / </w:t>
      </w:r>
      <w:proofErr w:type="gramStart"/>
      <w:r w:rsidRPr="00F42095">
        <w:rPr>
          <w:i/>
          <w:iCs/>
        </w:rPr>
        <w:t>Or</w:t>
      </w:r>
      <w:proofErr w:type="gramEnd"/>
      <w:r w:rsidRPr="00F42095">
        <w:rPr>
          <w:i/>
          <w:iCs/>
        </w:rPr>
        <w:t>.</w:t>
      </w:r>
    </w:p>
    <w:p w14:paraId="60C0E51A" w14:textId="0F3FB768" w:rsidR="00D72DE8" w:rsidRDefault="00D72DE8" w:rsidP="00D72DE8">
      <w:pPr>
        <w:pStyle w:val="1111Title"/>
      </w:pPr>
      <w:r>
        <w:t>Open another brand’s layout, make the necessary changes, and choose the new brand in the “save as” screen.</w:t>
      </w:r>
    </w:p>
    <w:p w14:paraId="0457DBD1" w14:textId="77777777" w:rsidR="0031378C" w:rsidRDefault="0031378C" w:rsidP="0031378C">
      <w:pPr>
        <w:pStyle w:val="1111Title"/>
        <w:numPr>
          <w:ilvl w:val="0"/>
          <w:numId w:val="0"/>
        </w:numPr>
      </w:pPr>
    </w:p>
    <w:p w14:paraId="3E5C7CD6" w14:textId="0CE149CF" w:rsidR="0031378C" w:rsidRDefault="0031378C" w:rsidP="0031378C">
      <w:pPr>
        <w:pStyle w:val="11Title"/>
      </w:pPr>
      <w:bookmarkStart w:id="134" w:name="_Toc451778500"/>
      <w:r>
        <w:t>Exiting without saving</w:t>
      </w:r>
      <w:bookmarkEnd w:id="134"/>
    </w:p>
    <w:p w14:paraId="035271B8" w14:textId="449E92FE" w:rsidR="0031378C" w:rsidRDefault="0031378C" w:rsidP="0031378C">
      <w:pPr>
        <w:pStyle w:val="111Title"/>
      </w:pPr>
      <w:r>
        <w:t>In case the user attempts to close the tool without saving, a warning popup will show up:</w:t>
      </w:r>
    </w:p>
    <w:p w14:paraId="710E173E" w14:textId="04A4596E" w:rsidR="0031378C" w:rsidRDefault="0031378C" w:rsidP="0031378C">
      <w:pPr>
        <w:pStyle w:val="1111Title"/>
        <w:numPr>
          <w:ilvl w:val="0"/>
          <w:numId w:val="0"/>
        </w:numPr>
        <w:ind w:left="1843" w:hanging="1134"/>
      </w:pPr>
      <w:r>
        <w:rPr>
          <w:noProof/>
        </w:rPr>
        <w:drawing>
          <wp:inline distT="0" distB="0" distL="0" distR="0" wp14:anchorId="30077441" wp14:editId="6DF0F317">
            <wp:extent cx="2918764" cy="1382922"/>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34606" cy="1390428"/>
                    </a:xfrm>
                    <a:prstGeom prst="rect">
                      <a:avLst/>
                    </a:prstGeom>
                  </pic:spPr>
                </pic:pic>
              </a:graphicData>
            </a:graphic>
          </wp:inline>
        </w:drawing>
      </w:r>
    </w:p>
    <w:p w14:paraId="5750BAAB" w14:textId="36014127" w:rsidR="0031378C" w:rsidRDefault="0031378C" w:rsidP="0031378C">
      <w:pPr>
        <w:pStyle w:val="1111Title"/>
      </w:pPr>
      <w:r>
        <w:t>Title: “Wait a second!”</w:t>
      </w:r>
    </w:p>
    <w:p w14:paraId="36C5F9CD" w14:textId="77777777" w:rsidR="0031378C" w:rsidRDefault="0031378C" w:rsidP="0031378C">
      <w:pPr>
        <w:pStyle w:val="1111Title"/>
      </w:pPr>
      <w:r>
        <w:t>Text: “Your work was not saved. Are you sure you want to close the tool?”</w:t>
      </w:r>
    </w:p>
    <w:p w14:paraId="6F303138" w14:textId="4FA75E14" w:rsidR="0031378C" w:rsidRDefault="0031378C" w:rsidP="0031378C">
      <w:pPr>
        <w:pStyle w:val="1111Title"/>
      </w:pPr>
      <w:r>
        <w:t>X icon to close this message and go back to the tool.</w:t>
      </w:r>
    </w:p>
    <w:p w14:paraId="1D9DF7D1" w14:textId="77777777" w:rsidR="00CE31C0" w:rsidRDefault="0031378C" w:rsidP="00CE31C0">
      <w:pPr>
        <w:pStyle w:val="1111Title"/>
      </w:pPr>
      <w:r>
        <w:t>“Cancel” close</w:t>
      </w:r>
      <w:r w:rsidR="00CE31C0">
        <w:t>s</w:t>
      </w:r>
      <w:r>
        <w:t xml:space="preserve"> this message and go</w:t>
      </w:r>
      <w:r w:rsidR="00CE31C0">
        <w:t>es</w:t>
      </w:r>
      <w:r>
        <w:t xml:space="preserve"> back to the tool.</w:t>
      </w:r>
    </w:p>
    <w:p w14:paraId="5ECBD0E2" w14:textId="77777777" w:rsidR="00CE31C0" w:rsidRDefault="0031378C" w:rsidP="00CE31C0">
      <w:pPr>
        <w:pStyle w:val="1111Title"/>
      </w:pPr>
      <w:r>
        <w:t>“Save Draft &amp; close”</w:t>
      </w:r>
      <w:r w:rsidR="00CE31C0">
        <w:t xml:space="preserve"> opens up the “save draft” box.</w:t>
      </w:r>
    </w:p>
    <w:p w14:paraId="0CFA0861" w14:textId="1E15845D" w:rsidR="0031378C" w:rsidRDefault="0031378C" w:rsidP="00CE31C0">
      <w:pPr>
        <w:pStyle w:val="11111Title"/>
      </w:pPr>
      <w:r>
        <w:t>Clicking “</w:t>
      </w:r>
      <w:r w:rsidR="00CE31C0">
        <w:t>Save</w:t>
      </w:r>
      <w:r>
        <w:t xml:space="preserve">” </w:t>
      </w:r>
      <w:r w:rsidR="00CE31C0">
        <w:t xml:space="preserve">saves the drafts and </w:t>
      </w:r>
      <w:r>
        <w:t>closes the tool.</w:t>
      </w:r>
    </w:p>
    <w:p w14:paraId="3735F090" w14:textId="686998AA" w:rsidR="0031378C" w:rsidRDefault="00BE41B4" w:rsidP="00CE31C0">
      <w:pPr>
        <w:pStyle w:val="1111Title"/>
        <w:numPr>
          <w:ilvl w:val="0"/>
          <w:numId w:val="0"/>
        </w:numPr>
        <w:ind w:left="1254" w:firstLine="306"/>
      </w:pPr>
      <w:r>
        <w:rPr>
          <w:noProof/>
        </w:rPr>
        <w:drawing>
          <wp:inline distT="0" distB="0" distL="0" distR="0" wp14:anchorId="36129A0F" wp14:editId="74EB1D3E">
            <wp:extent cx="2735675" cy="130210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47414" cy="1307694"/>
                    </a:xfrm>
                    <a:prstGeom prst="rect">
                      <a:avLst/>
                    </a:prstGeom>
                  </pic:spPr>
                </pic:pic>
              </a:graphicData>
            </a:graphic>
          </wp:inline>
        </w:drawing>
      </w:r>
    </w:p>
    <w:p w14:paraId="409A61BA" w14:textId="1698EA63" w:rsidR="0031378C" w:rsidRDefault="0031378C" w:rsidP="0031378C">
      <w:pPr>
        <w:pStyle w:val="1111Title"/>
      </w:pPr>
      <w:r>
        <w:t>“Yes, close” closes the tool without saving.</w:t>
      </w:r>
    </w:p>
    <w:sectPr w:rsidR="0031378C" w:rsidSect="007E78B2">
      <w:headerReference w:type="default" r:id="rId44"/>
      <w:pgSz w:w="12240" w:h="15840"/>
      <w:pgMar w:top="1440" w:right="758" w:bottom="1440" w:left="993"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CB6AA4" w14:textId="77777777" w:rsidR="000E7723" w:rsidRDefault="000E7723" w:rsidP="004A098C">
      <w:pPr>
        <w:spacing w:after="0" w:line="240" w:lineRule="auto"/>
      </w:pPr>
      <w:r>
        <w:separator/>
      </w:r>
    </w:p>
  </w:endnote>
  <w:endnote w:type="continuationSeparator" w:id="0">
    <w:p w14:paraId="6F4C1F84" w14:textId="77777777" w:rsidR="000E7723" w:rsidRDefault="000E7723" w:rsidP="004A09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3A048E" w14:textId="77777777" w:rsidR="000E7723" w:rsidRDefault="000E7723" w:rsidP="004A098C">
      <w:pPr>
        <w:spacing w:after="0" w:line="240" w:lineRule="auto"/>
      </w:pPr>
      <w:r>
        <w:separator/>
      </w:r>
    </w:p>
  </w:footnote>
  <w:footnote w:type="continuationSeparator" w:id="0">
    <w:p w14:paraId="53405907" w14:textId="77777777" w:rsidR="000E7723" w:rsidRDefault="000E7723" w:rsidP="004A09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CF4A9" w14:textId="77777777" w:rsidR="000E7723" w:rsidRDefault="000E7723">
    <w:pPr>
      <w:pStyle w:val="Header"/>
    </w:pPr>
    <w:r>
      <w:rPr>
        <w:noProof/>
      </w:rPr>
      <w:drawing>
        <wp:anchor distT="0" distB="0" distL="114300" distR="114300" simplePos="0" relativeHeight="251658240" behindDoc="0" locked="0" layoutInCell="1" allowOverlap="1" wp14:anchorId="48B2A4B5" wp14:editId="0865807C">
          <wp:simplePos x="0" y="0"/>
          <wp:positionH relativeFrom="page">
            <wp:posOffset>250825</wp:posOffset>
          </wp:positionH>
          <wp:positionV relativeFrom="margin">
            <wp:posOffset>-794385</wp:posOffset>
          </wp:positionV>
          <wp:extent cx="7244715" cy="54165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44715" cy="5416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06E46"/>
    <w:multiLevelType w:val="hybridMultilevel"/>
    <w:tmpl w:val="7A929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A44566"/>
    <w:multiLevelType w:val="multilevel"/>
    <w:tmpl w:val="635429AC"/>
    <w:lvl w:ilvl="0">
      <w:start w:val="1"/>
      <w:numFmt w:val="decimal"/>
      <w:lvlText w:val="%1."/>
      <w:lvlJc w:val="left"/>
      <w:pPr>
        <w:ind w:left="648" w:hanging="360"/>
      </w:pPr>
      <w:rPr>
        <w:rFonts w:ascii="Verdana" w:eastAsia="MS Mincho" w:hAnsi="Verdana" w:cs="Verdana" w:hint="default"/>
        <w:b/>
        <w:i w:val="0"/>
        <w:sz w:val="32"/>
      </w:rPr>
    </w:lvl>
    <w:lvl w:ilvl="1">
      <w:start w:val="1"/>
      <w:numFmt w:val="decimal"/>
      <w:lvlText w:val="%1.%2."/>
      <w:lvlJc w:val="left"/>
      <w:pPr>
        <w:ind w:left="3870" w:hanging="900"/>
      </w:pPr>
      <w:rPr>
        <w:rFonts w:hint="default"/>
        <w:b/>
        <w:i w:val="0"/>
      </w:rPr>
    </w:lvl>
    <w:lvl w:ilvl="2">
      <w:start w:val="1"/>
      <w:numFmt w:val="decimal"/>
      <w:lvlText w:val="%1.%2.%3."/>
      <w:lvlJc w:val="left"/>
      <w:pPr>
        <w:ind w:left="1368" w:hanging="360"/>
      </w:pPr>
      <w:rPr>
        <w:rFonts w:hint="default"/>
        <w:b/>
        <w:i w:val="0"/>
      </w:rPr>
    </w:lvl>
    <w:lvl w:ilvl="3">
      <w:start w:val="1"/>
      <w:numFmt w:val="decimal"/>
      <w:lvlText w:val="%1.%2.%3.%4."/>
      <w:lvlJc w:val="left"/>
      <w:pPr>
        <w:ind w:left="2863" w:hanging="594"/>
      </w:pPr>
      <w:rPr>
        <w:rFonts w:hint="default"/>
        <w:b/>
        <w:bCs w:val="0"/>
        <w:i w:val="0"/>
        <w:iCs w:val="0"/>
        <w:caps w:val="0"/>
        <w:smallCaps w:val="0"/>
        <w:strike w:val="0"/>
        <w:dstrike w:val="0"/>
        <w:noProof w:val="0"/>
        <w:vanish w:val="0"/>
        <w:color w:val="000000"/>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2088" w:hanging="614"/>
      </w:pPr>
      <w:rPr>
        <w:rFonts w:hint="default"/>
        <w:b/>
        <w:bCs w:val="0"/>
        <w:i w:val="0"/>
        <w:iCs w:val="0"/>
        <w:caps w:val="0"/>
        <w:smallCaps w:val="0"/>
        <w:strike w:val="0"/>
        <w:dstrike w:val="0"/>
        <w:noProof w:val="0"/>
        <w:vanish w:val="0"/>
        <w:color w:val="000000"/>
        <w:spacing w:val="0"/>
        <w:kern w:val="0"/>
        <w:position w:val="0"/>
        <w:sz w:val="2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2448" w:hanging="360"/>
      </w:pPr>
      <w:rPr>
        <w:rFonts w:hint="default"/>
      </w:rPr>
    </w:lvl>
    <w:lvl w:ilvl="6">
      <w:start w:val="1"/>
      <w:numFmt w:val="upperLetter"/>
      <w:lvlText w:val="%7."/>
      <w:lvlJc w:val="left"/>
      <w:pPr>
        <w:ind w:left="2808" w:hanging="360"/>
      </w:pPr>
      <w:rPr>
        <w:rFonts w:hint="default"/>
      </w:rPr>
    </w:lvl>
    <w:lvl w:ilvl="7">
      <w:start w:val="1"/>
      <w:numFmt w:val="lowerLetter"/>
      <w:lvlText w:val="%8."/>
      <w:lvlJc w:val="left"/>
      <w:pPr>
        <w:ind w:left="3168" w:hanging="360"/>
      </w:pPr>
      <w:rPr>
        <w:rFonts w:hint="default"/>
      </w:rPr>
    </w:lvl>
    <w:lvl w:ilvl="8">
      <w:start w:val="1"/>
      <w:numFmt w:val="lowerRoman"/>
      <w:lvlText w:val="%9."/>
      <w:lvlJc w:val="right"/>
      <w:pPr>
        <w:ind w:left="3528" w:hanging="360"/>
      </w:pPr>
      <w:rPr>
        <w:rFonts w:hint="default"/>
      </w:rPr>
    </w:lvl>
  </w:abstractNum>
  <w:abstractNum w:abstractNumId="2" w15:restartNumberingAfterBreak="0">
    <w:nsid w:val="253A5E17"/>
    <w:multiLevelType w:val="hybridMultilevel"/>
    <w:tmpl w:val="B41E5D18"/>
    <w:lvl w:ilvl="0" w:tplc="3646A27A">
      <w:start w:val="1"/>
      <w:numFmt w:val="decimal"/>
      <w:lvlText w:val="%1."/>
      <w:lvlJc w:val="left"/>
      <w:pPr>
        <w:ind w:left="720" w:hanging="607"/>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8F1BFB"/>
    <w:multiLevelType w:val="multilevel"/>
    <w:tmpl w:val="5CEE6BC8"/>
    <w:lvl w:ilvl="0">
      <w:start w:val="1"/>
      <w:numFmt w:val="decimal"/>
      <w:lvlText w:val="%1."/>
      <w:lvlJc w:val="left"/>
      <w:pPr>
        <w:ind w:left="360" w:hanging="360"/>
      </w:pPr>
      <w:rPr>
        <w:rFonts w:hint="default"/>
      </w:rPr>
    </w:lvl>
    <w:lvl w:ilvl="1">
      <w:start w:val="1"/>
      <w:numFmt w:val="decimal"/>
      <w:lvlText w:val="%1.%2."/>
      <w:lvlJc w:val="left"/>
      <w:pPr>
        <w:ind w:left="792" w:hanging="432"/>
      </w:pPr>
      <w:rPr>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bullet"/>
      <w:lvlText w:val=""/>
      <w:lvlJc w:val="left"/>
      <w:pPr>
        <w:ind w:left="1728" w:hanging="648"/>
      </w:pPr>
      <w:rPr>
        <w:rFonts w:ascii="Symbol" w:hAnsi="Symbol"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bullet"/>
      <w:lvlText w:val=""/>
      <w:lvlJc w:val="left"/>
      <w:pPr>
        <w:ind w:left="2736" w:hanging="936"/>
      </w:pPr>
      <w:rPr>
        <w:rFonts w:ascii="Symbol" w:hAnsi="Symbol" w:hint="default"/>
      </w:rPr>
    </w:lvl>
    <w:lvl w:ilvl="6">
      <w:start w:val="1"/>
      <w:numFmt w:val="bullet"/>
      <w:lvlText w:val="o"/>
      <w:lvlJc w:val="left"/>
      <w:pPr>
        <w:ind w:left="3240" w:hanging="1080"/>
      </w:pPr>
      <w:rPr>
        <w:rFonts w:ascii="Courier New" w:hAnsi="Courier New" w:cs="Courier New" w:hint="default"/>
      </w:r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A860B05"/>
    <w:multiLevelType w:val="hybridMultilevel"/>
    <w:tmpl w:val="EFA4F68C"/>
    <w:lvl w:ilvl="0" w:tplc="04090015">
      <w:start w:val="1"/>
      <w:numFmt w:val="upp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339F0DB8"/>
    <w:multiLevelType w:val="hybridMultilevel"/>
    <w:tmpl w:val="1D0CBA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5D5E18"/>
    <w:multiLevelType w:val="multilevel"/>
    <w:tmpl w:val="1EF2AD0E"/>
    <w:lvl w:ilvl="0">
      <w:start w:val="1"/>
      <w:numFmt w:val="decimal"/>
      <w:lvlText w:val="%1."/>
      <w:lvlJc w:val="left"/>
      <w:pPr>
        <w:ind w:left="360" w:hanging="360"/>
      </w:pPr>
      <w:rPr>
        <w:rFonts w:hint="default"/>
      </w:r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bullet"/>
      <w:lvlText w:val=""/>
      <w:lvlJc w:val="left"/>
      <w:pPr>
        <w:ind w:left="1224" w:hanging="504"/>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lvl>
    <w:lvl w:ilvl="6">
      <w:start w:val="1"/>
      <w:numFmt w:val="upperLetter"/>
      <w:lvlText w:val="%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CDA12F9"/>
    <w:multiLevelType w:val="multilevel"/>
    <w:tmpl w:val="2EF03B12"/>
    <w:lvl w:ilvl="0">
      <w:start w:val="1"/>
      <w:numFmt w:val="decimal"/>
      <w:lvlText w:val="%1."/>
      <w:lvlJc w:val="left"/>
      <w:pPr>
        <w:ind w:left="360" w:hanging="360"/>
      </w:pPr>
      <w:rPr>
        <w:rFonts w:hint="default"/>
      </w:r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bullet"/>
      <w:lvlText w:val=""/>
      <w:lvlJc w:val="left"/>
      <w:pPr>
        <w:ind w:left="1224" w:hanging="504"/>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lvl>
    <w:lvl w:ilvl="6">
      <w:start w:val="1"/>
      <w:numFmt w:val="upperLetter"/>
      <w:lvlText w:val="%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FCE6365"/>
    <w:multiLevelType w:val="multilevel"/>
    <w:tmpl w:val="32625902"/>
    <w:lvl w:ilvl="0">
      <w:start w:val="1"/>
      <w:numFmt w:val="decimal"/>
      <w:pStyle w:val="1Title"/>
      <w:lvlText w:val="%1."/>
      <w:lvlJc w:val="left"/>
      <w:pPr>
        <w:ind w:left="360" w:hanging="360"/>
      </w:pPr>
      <w:rPr>
        <w:rFonts w:hint="default"/>
      </w:rPr>
    </w:lvl>
    <w:lvl w:ilvl="1">
      <w:start w:val="1"/>
      <w:numFmt w:val="decimal"/>
      <w:pStyle w:val="11Title"/>
      <w:lvlText w:val="%1.%2."/>
      <w:lvlJc w:val="left"/>
      <w:pPr>
        <w:ind w:left="792" w:hanging="432"/>
      </w:pPr>
      <w:rPr>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11Title"/>
      <w:lvlText w:val="%1.%2.%3."/>
      <w:lvlJc w:val="left"/>
      <w:pPr>
        <w:ind w:left="1224" w:hanging="504"/>
      </w:pPr>
      <w:rPr>
        <w:b w:val="0"/>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1111Title"/>
      <w:lvlText w:val="%1.%2.%3.%4."/>
      <w:lvlJc w:val="left"/>
      <w:pPr>
        <w:ind w:left="1728" w:hanging="648"/>
      </w:pPr>
      <w:rPr>
        <w:b w:val="0"/>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11111Title"/>
      <w:lvlText w:val="%1.%2.%3.%4.%5."/>
      <w:lvlJc w:val="left"/>
      <w:pPr>
        <w:ind w:left="2232" w:hanging="792"/>
      </w:pPr>
      <w:rPr>
        <w:b w:val="0"/>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111111"/>
      <w:lvlText w:val="%1.%2.%3.%4.%5.%6."/>
      <w:lvlJc w:val="left"/>
      <w:pPr>
        <w:ind w:left="2736" w:hanging="936"/>
      </w:pPr>
      <w:rPr>
        <w:b w:val="0"/>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upperLetter"/>
      <w:lvlText w:val="%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18A5E97"/>
    <w:multiLevelType w:val="multilevel"/>
    <w:tmpl w:val="2D72EEF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864" w:hanging="864"/>
      </w:pPr>
      <w:rPr>
        <w:rFonts w:hint="default"/>
        <w:b/>
        <w:bCs/>
        <w:lang w:val="en-US"/>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b w:val="0"/>
        <w:bCs w:val="0"/>
        <w:i w:val="0"/>
        <w:iCs w:val="0"/>
      </w:rPr>
    </w:lvl>
    <w:lvl w:ilvl="6">
      <w:start w:val="1"/>
      <w:numFmt w:val="decimal"/>
      <w:lvlText w:val="%1.%2.%3.%4.%5.%6.%7"/>
      <w:lvlJc w:val="left"/>
      <w:pPr>
        <w:ind w:left="1296" w:hanging="1296"/>
      </w:pPr>
      <w:rPr>
        <w:rFonts w:hint="default"/>
      </w:rPr>
    </w:lvl>
    <w:lvl w:ilvl="7">
      <w:start w:val="1"/>
      <w:numFmt w:val="decimal"/>
      <w:lvlText w:val="%1.%2.%3.%4.%5.%6.%7.%8"/>
      <w:lvlJc w:val="left"/>
      <w:pPr>
        <w:ind w:left="4842" w:hanging="1440"/>
      </w:pPr>
      <w:rPr>
        <w:rFonts w:hint="default"/>
        <w:i w:val="0"/>
        <w:iCs w:val="0"/>
      </w:rPr>
    </w:lvl>
    <w:lvl w:ilvl="8">
      <w:start w:val="1"/>
      <w:numFmt w:val="decimal"/>
      <w:lvlText w:val="%1.%2.%3.%4.%5.%6.%7.%8.%9"/>
      <w:lvlJc w:val="left"/>
      <w:pPr>
        <w:ind w:left="1584" w:hanging="1584"/>
      </w:pPr>
      <w:rPr>
        <w:rFonts w:hint="default"/>
      </w:rPr>
    </w:lvl>
  </w:abstractNum>
  <w:abstractNum w:abstractNumId="10" w15:restartNumberingAfterBreak="0">
    <w:nsid w:val="52C0574C"/>
    <w:multiLevelType w:val="hybridMultilevel"/>
    <w:tmpl w:val="93161CFA"/>
    <w:lvl w:ilvl="0" w:tplc="F4E802B0">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894DB4"/>
    <w:multiLevelType w:val="multilevel"/>
    <w:tmpl w:val="E05CAB24"/>
    <w:lvl w:ilvl="0">
      <w:start w:val="1"/>
      <w:numFmt w:val="decimal"/>
      <w:lvlText w:val="%1."/>
      <w:lvlJc w:val="left"/>
      <w:pPr>
        <w:ind w:left="360" w:hanging="360"/>
      </w:pPr>
      <w:rPr>
        <w:rFonts w:hint="default"/>
      </w:rPr>
    </w:lvl>
    <w:lvl w:ilvl="1">
      <w:start w:val="1"/>
      <w:numFmt w:val="decimal"/>
      <w:lvlText w:val="%1.%2."/>
      <w:lvlJc w:val="left"/>
      <w:pPr>
        <w:ind w:left="792" w:hanging="432"/>
      </w:pPr>
      <w:rPr>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bullet"/>
      <w:lvlText w:val=""/>
      <w:lvlJc w:val="left"/>
      <w:pPr>
        <w:ind w:left="2736" w:hanging="936"/>
      </w:pPr>
      <w:rPr>
        <w:rFonts w:ascii="Symbol" w:hAnsi="Symbol" w:hint="default"/>
      </w:rPr>
    </w:lvl>
    <w:lvl w:ilvl="6">
      <w:start w:val="1"/>
      <w:numFmt w:val="bullet"/>
      <w:lvlText w:val="o"/>
      <w:lvlJc w:val="left"/>
      <w:pPr>
        <w:ind w:left="3240" w:hanging="1080"/>
      </w:pPr>
      <w:rPr>
        <w:rFonts w:ascii="Courier New" w:hAnsi="Courier New" w:cs="Courier New" w:hint="default"/>
      </w:r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C7E79B6"/>
    <w:multiLevelType w:val="multilevel"/>
    <w:tmpl w:val="FE14C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37D420D"/>
    <w:multiLevelType w:val="multilevel"/>
    <w:tmpl w:val="635429AC"/>
    <w:lvl w:ilvl="0">
      <w:start w:val="1"/>
      <w:numFmt w:val="decimal"/>
      <w:lvlText w:val="%1."/>
      <w:lvlJc w:val="left"/>
      <w:pPr>
        <w:ind w:left="648" w:hanging="360"/>
      </w:pPr>
      <w:rPr>
        <w:rFonts w:ascii="Verdana" w:eastAsia="MS Mincho" w:hAnsi="Verdana" w:cs="Verdana" w:hint="default"/>
        <w:b/>
        <w:i w:val="0"/>
        <w:sz w:val="32"/>
      </w:rPr>
    </w:lvl>
    <w:lvl w:ilvl="1">
      <w:start w:val="1"/>
      <w:numFmt w:val="decimal"/>
      <w:lvlText w:val="%1.%2."/>
      <w:lvlJc w:val="left"/>
      <w:pPr>
        <w:ind w:left="3870" w:hanging="900"/>
      </w:pPr>
      <w:rPr>
        <w:rFonts w:hint="default"/>
        <w:b/>
        <w:i w:val="0"/>
      </w:rPr>
    </w:lvl>
    <w:lvl w:ilvl="2">
      <w:start w:val="1"/>
      <w:numFmt w:val="decimal"/>
      <w:lvlText w:val="%1.%2.%3."/>
      <w:lvlJc w:val="left"/>
      <w:pPr>
        <w:ind w:left="1368" w:hanging="360"/>
      </w:pPr>
      <w:rPr>
        <w:rFonts w:hint="default"/>
        <w:b/>
        <w:i w:val="0"/>
      </w:rPr>
    </w:lvl>
    <w:lvl w:ilvl="3">
      <w:start w:val="1"/>
      <w:numFmt w:val="decimal"/>
      <w:lvlText w:val="%1.%2.%3.%4."/>
      <w:lvlJc w:val="left"/>
      <w:pPr>
        <w:ind w:left="2863" w:hanging="594"/>
      </w:pPr>
      <w:rPr>
        <w:rFonts w:hint="default"/>
        <w:b/>
        <w:bCs w:val="0"/>
        <w:i w:val="0"/>
        <w:iCs w:val="0"/>
        <w:caps w:val="0"/>
        <w:smallCaps w:val="0"/>
        <w:strike w:val="0"/>
        <w:dstrike w:val="0"/>
        <w:noProof w:val="0"/>
        <w:vanish w:val="0"/>
        <w:color w:val="000000"/>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2088" w:hanging="614"/>
      </w:pPr>
      <w:rPr>
        <w:rFonts w:hint="default"/>
        <w:b/>
        <w:bCs w:val="0"/>
        <w:i w:val="0"/>
        <w:iCs w:val="0"/>
        <w:caps w:val="0"/>
        <w:smallCaps w:val="0"/>
        <w:strike w:val="0"/>
        <w:dstrike w:val="0"/>
        <w:noProof w:val="0"/>
        <w:vanish w:val="0"/>
        <w:color w:val="000000"/>
        <w:spacing w:val="0"/>
        <w:kern w:val="0"/>
        <w:position w:val="0"/>
        <w:sz w:val="2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2448" w:hanging="360"/>
      </w:pPr>
      <w:rPr>
        <w:rFonts w:hint="default"/>
      </w:rPr>
    </w:lvl>
    <w:lvl w:ilvl="6">
      <w:start w:val="1"/>
      <w:numFmt w:val="upperLetter"/>
      <w:lvlText w:val="%7."/>
      <w:lvlJc w:val="left"/>
      <w:pPr>
        <w:ind w:left="2808" w:hanging="360"/>
      </w:pPr>
      <w:rPr>
        <w:rFonts w:hint="default"/>
      </w:rPr>
    </w:lvl>
    <w:lvl w:ilvl="7">
      <w:start w:val="1"/>
      <w:numFmt w:val="lowerLetter"/>
      <w:lvlText w:val="%8."/>
      <w:lvlJc w:val="left"/>
      <w:pPr>
        <w:ind w:left="3168" w:hanging="360"/>
      </w:pPr>
      <w:rPr>
        <w:rFonts w:hint="default"/>
      </w:rPr>
    </w:lvl>
    <w:lvl w:ilvl="8">
      <w:start w:val="1"/>
      <w:numFmt w:val="lowerRoman"/>
      <w:lvlText w:val="%9."/>
      <w:lvlJc w:val="right"/>
      <w:pPr>
        <w:ind w:left="3528" w:hanging="360"/>
      </w:pPr>
      <w:rPr>
        <w:rFonts w:hint="default"/>
      </w:rPr>
    </w:lvl>
  </w:abstractNum>
  <w:abstractNum w:abstractNumId="14" w15:restartNumberingAfterBreak="0">
    <w:nsid w:val="7A1132A0"/>
    <w:multiLevelType w:val="hybridMultilevel"/>
    <w:tmpl w:val="C37E3E16"/>
    <w:lvl w:ilvl="0" w:tplc="ACFA9404">
      <w:start w:val="1"/>
      <w:numFmt w:val="bullet"/>
      <w:lvlText w:val=""/>
      <w:lvlJc w:val="left"/>
      <w:pPr>
        <w:ind w:left="1637" w:hanging="360"/>
      </w:pPr>
      <w:rPr>
        <w:rFonts w:ascii="Symbol" w:hAnsi="Symbol" w:hint="default"/>
      </w:rPr>
    </w:lvl>
    <w:lvl w:ilvl="1" w:tplc="08090003">
      <w:start w:val="1"/>
      <w:numFmt w:val="bullet"/>
      <w:lvlText w:val="o"/>
      <w:lvlJc w:val="left"/>
      <w:pPr>
        <w:ind w:left="2357" w:hanging="360"/>
      </w:pPr>
      <w:rPr>
        <w:rFonts w:ascii="Courier New" w:hAnsi="Courier New" w:cs="Courier New" w:hint="default"/>
      </w:rPr>
    </w:lvl>
    <w:lvl w:ilvl="2" w:tplc="08090005" w:tentative="1">
      <w:start w:val="1"/>
      <w:numFmt w:val="bullet"/>
      <w:lvlText w:val=""/>
      <w:lvlJc w:val="left"/>
      <w:pPr>
        <w:ind w:left="3077" w:hanging="360"/>
      </w:pPr>
      <w:rPr>
        <w:rFonts w:ascii="Wingdings" w:hAnsi="Wingdings" w:hint="default"/>
      </w:rPr>
    </w:lvl>
    <w:lvl w:ilvl="3" w:tplc="08090001" w:tentative="1">
      <w:start w:val="1"/>
      <w:numFmt w:val="bullet"/>
      <w:lvlText w:val=""/>
      <w:lvlJc w:val="left"/>
      <w:pPr>
        <w:ind w:left="3797" w:hanging="360"/>
      </w:pPr>
      <w:rPr>
        <w:rFonts w:ascii="Symbol" w:hAnsi="Symbol" w:hint="default"/>
      </w:rPr>
    </w:lvl>
    <w:lvl w:ilvl="4" w:tplc="08090003" w:tentative="1">
      <w:start w:val="1"/>
      <w:numFmt w:val="bullet"/>
      <w:lvlText w:val="o"/>
      <w:lvlJc w:val="left"/>
      <w:pPr>
        <w:ind w:left="4517" w:hanging="360"/>
      </w:pPr>
      <w:rPr>
        <w:rFonts w:ascii="Courier New" w:hAnsi="Courier New" w:cs="Courier New" w:hint="default"/>
      </w:rPr>
    </w:lvl>
    <w:lvl w:ilvl="5" w:tplc="08090005" w:tentative="1">
      <w:start w:val="1"/>
      <w:numFmt w:val="bullet"/>
      <w:lvlText w:val=""/>
      <w:lvlJc w:val="left"/>
      <w:pPr>
        <w:ind w:left="5237" w:hanging="360"/>
      </w:pPr>
      <w:rPr>
        <w:rFonts w:ascii="Wingdings" w:hAnsi="Wingdings" w:hint="default"/>
      </w:rPr>
    </w:lvl>
    <w:lvl w:ilvl="6" w:tplc="08090001" w:tentative="1">
      <w:start w:val="1"/>
      <w:numFmt w:val="bullet"/>
      <w:lvlText w:val=""/>
      <w:lvlJc w:val="left"/>
      <w:pPr>
        <w:ind w:left="5957" w:hanging="360"/>
      </w:pPr>
      <w:rPr>
        <w:rFonts w:ascii="Symbol" w:hAnsi="Symbol" w:hint="default"/>
      </w:rPr>
    </w:lvl>
    <w:lvl w:ilvl="7" w:tplc="08090003" w:tentative="1">
      <w:start w:val="1"/>
      <w:numFmt w:val="bullet"/>
      <w:lvlText w:val="o"/>
      <w:lvlJc w:val="left"/>
      <w:pPr>
        <w:ind w:left="6677" w:hanging="360"/>
      </w:pPr>
      <w:rPr>
        <w:rFonts w:ascii="Courier New" w:hAnsi="Courier New" w:cs="Courier New" w:hint="default"/>
      </w:rPr>
    </w:lvl>
    <w:lvl w:ilvl="8" w:tplc="08090005" w:tentative="1">
      <w:start w:val="1"/>
      <w:numFmt w:val="bullet"/>
      <w:lvlText w:val=""/>
      <w:lvlJc w:val="left"/>
      <w:pPr>
        <w:ind w:left="7397" w:hanging="360"/>
      </w:pPr>
      <w:rPr>
        <w:rFonts w:ascii="Wingdings" w:hAnsi="Wingdings" w:hint="default"/>
      </w:rPr>
    </w:lvl>
  </w:abstractNum>
  <w:abstractNum w:abstractNumId="15" w15:restartNumberingAfterBreak="0">
    <w:nsid w:val="7F9A7E14"/>
    <w:multiLevelType w:val="hybridMultilevel"/>
    <w:tmpl w:val="4DF8723E"/>
    <w:lvl w:ilvl="0" w:tplc="04090013">
      <w:start w:val="1"/>
      <w:numFmt w:val="upperRoman"/>
      <w:lvlText w:val="%1."/>
      <w:lvlJc w:val="righ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2"/>
  </w:num>
  <w:num w:numId="2">
    <w:abstractNumId w:val="8"/>
  </w:num>
  <w:num w:numId="3">
    <w:abstractNumId w:val="13"/>
  </w:num>
  <w:num w:numId="4">
    <w:abstractNumId w:val="1"/>
  </w:num>
  <w:num w:numId="5">
    <w:abstractNumId w:val="8"/>
  </w:num>
  <w:num w:numId="6">
    <w:abstractNumId w:val="11"/>
  </w:num>
  <w:num w:numId="7">
    <w:abstractNumId w:val="8"/>
  </w:num>
  <w:num w:numId="8">
    <w:abstractNumId w:val="8"/>
  </w:num>
  <w:num w:numId="9">
    <w:abstractNumId w:val="8"/>
  </w:num>
  <w:num w:numId="10">
    <w:abstractNumId w:val="12"/>
  </w:num>
  <w:num w:numId="11">
    <w:abstractNumId w:val="6"/>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0"/>
  </w:num>
  <w:num w:numId="16">
    <w:abstractNumId w:val="5"/>
  </w:num>
  <w:num w:numId="17">
    <w:abstractNumId w:val="10"/>
  </w:num>
  <w:num w:numId="18">
    <w:abstractNumId w:val="14"/>
  </w:num>
  <w:num w:numId="19">
    <w:abstractNumId w:val="9"/>
  </w:num>
  <w:num w:numId="20">
    <w:abstractNumId w:val="8"/>
  </w:num>
  <w:num w:numId="21">
    <w:abstractNumId w:val="8"/>
  </w:num>
  <w:num w:numId="22">
    <w:abstractNumId w:val="8"/>
  </w:num>
  <w:num w:numId="23">
    <w:abstractNumId w:val="3"/>
  </w:num>
  <w:num w:numId="24">
    <w:abstractNumId w:val="15"/>
  </w:num>
  <w:num w:numId="25">
    <w:abstractNumId w:val="8"/>
  </w:num>
  <w:num w:numId="26">
    <w:abstractNumId w:val="4"/>
  </w:num>
  <w:num w:numId="27">
    <w:abstractNumId w:val="8"/>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ila Zimmerman">
    <w15:presenceInfo w15:providerId="AD" w15:userId="S-1-5-21-3931751878-4113726500-1285688223-131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revisionView w:markup="0"/>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98C"/>
    <w:rsid w:val="0001214C"/>
    <w:rsid w:val="00013439"/>
    <w:rsid w:val="0002354E"/>
    <w:rsid w:val="00036A5B"/>
    <w:rsid w:val="00050300"/>
    <w:rsid w:val="00053163"/>
    <w:rsid w:val="00066FC4"/>
    <w:rsid w:val="00067E03"/>
    <w:rsid w:val="000733D2"/>
    <w:rsid w:val="00076B32"/>
    <w:rsid w:val="00080D11"/>
    <w:rsid w:val="00082756"/>
    <w:rsid w:val="000869AA"/>
    <w:rsid w:val="00092107"/>
    <w:rsid w:val="000939F6"/>
    <w:rsid w:val="000B416B"/>
    <w:rsid w:val="000B725B"/>
    <w:rsid w:val="000B76C1"/>
    <w:rsid w:val="000B7D62"/>
    <w:rsid w:val="000D1916"/>
    <w:rsid w:val="000D24CB"/>
    <w:rsid w:val="000D366C"/>
    <w:rsid w:val="000E1E77"/>
    <w:rsid w:val="000E5A05"/>
    <w:rsid w:val="000E7723"/>
    <w:rsid w:val="000F16AE"/>
    <w:rsid w:val="000F31FC"/>
    <w:rsid w:val="0010038F"/>
    <w:rsid w:val="00111C2C"/>
    <w:rsid w:val="00120E17"/>
    <w:rsid w:val="00121A6B"/>
    <w:rsid w:val="00127206"/>
    <w:rsid w:val="001347C0"/>
    <w:rsid w:val="00136DB9"/>
    <w:rsid w:val="00144954"/>
    <w:rsid w:val="00145BD9"/>
    <w:rsid w:val="00151580"/>
    <w:rsid w:val="00154D44"/>
    <w:rsid w:val="00161054"/>
    <w:rsid w:val="00161279"/>
    <w:rsid w:val="0016367C"/>
    <w:rsid w:val="00172BF7"/>
    <w:rsid w:val="00175096"/>
    <w:rsid w:val="00184FDB"/>
    <w:rsid w:val="001852E0"/>
    <w:rsid w:val="001853F4"/>
    <w:rsid w:val="00185B79"/>
    <w:rsid w:val="00194ABA"/>
    <w:rsid w:val="00196B23"/>
    <w:rsid w:val="00197EC8"/>
    <w:rsid w:val="001A0E99"/>
    <w:rsid w:val="001A4FF3"/>
    <w:rsid w:val="001A7935"/>
    <w:rsid w:val="001C04B6"/>
    <w:rsid w:val="001C2646"/>
    <w:rsid w:val="001C47A6"/>
    <w:rsid w:val="001C5F42"/>
    <w:rsid w:val="001D0B92"/>
    <w:rsid w:val="001D6F8F"/>
    <w:rsid w:val="001E6EB6"/>
    <w:rsid w:val="001F1571"/>
    <w:rsid w:val="001F5077"/>
    <w:rsid w:val="001F6CC9"/>
    <w:rsid w:val="00200680"/>
    <w:rsid w:val="00205334"/>
    <w:rsid w:val="00205AFC"/>
    <w:rsid w:val="00210EE5"/>
    <w:rsid w:val="002144D2"/>
    <w:rsid w:val="00216A81"/>
    <w:rsid w:val="002247DD"/>
    <w:rsid w:val="00226015"/>
    <w:rsid w:val="0023601F"/>
    <w:rsid w:val="00240CD7"/>
    <w:rsid w:val="00251AC9"/>
    <w:rsid w:val="00260BCF"/>
    <w:rsid w:val="0026214F"/>
    <w:rsid w:val="00262197"/>
    <w:rsid w:val="00267337"/>
    <w:rsid w:val="00271F9E"/>
    <w:rsid w:val="0027353E"/>
    <w:rsid w:val="00274304"/>
    <w:rsid w:val="00281A6F"/>
    <w:rsid w:val="00282DA4"/>
    <w:rsid w:val="00283803"/>
    <w:rsid w:val="00286486"/>
    <w:rsid w:val="00286E44"/>
    <w:rsid w:val="00292DE6"/>
    <w:rsid w:val="00295B0D"/>
    <w:rsid w:val="00296414"/>
    <w:rsid w:val="002B22E2"/>
    <w:rsid w:val="002C4D31"/>
    <w:rsid w:val="002D1E4A"/>
    <w:rsid w:val="002D723C"/>
    <w:rsid w:val="002E0582"/>
    <w:rsid w:val="002E7F82"/>
    <w:rsid w:val="002F5B50"/>
    <w:rsid w:val="00305A08"/>
    <w:rsid w:val="0031378C"/>
    <w:rsid w:val="00320F77"/>
    <w:rsid w:val="00321D54"/>
    <w:rsid w:val="003243D1"/>
    <w:rsid w:val="00331C4C"/>
    <w:rsid w:val="0033284B"/>
    <w:rsid w:val="00334341"/>
    <w:rsid w:val="0033536D"/>
    <w:rsid w:val="0034623E"/>
    <w:rsid w:val="00350EFE"/>
    <w:rsid w:val="00354A1B"/>
    <w:rsid w:val="00360500"/>
    <w:rsid w:val="00360523"/>
    <w:rsid w:val="003629E7"/>
    <w:rsid w:val="00363925"/>
    <w:rsid w:val="003714E8"/>
    <w:rsid w:val="00373D64"/>
    <w:rsid w:val="00383E6B"/>
    <w:rsid w:val="003866C5"/>
    <w:rsid w:val="0039274F"/>
    <w:rsid w:val="0039407E"/>
    <w:rsid w:val="00396288"/>
    <w:rsid w:val="003A325B"/>
    <w:rsid w:val="003A4631"/>
    <w:rsid w:val="003A5E64"/>
    <w:rsid w:val="003B3BC5"/>
    <w:rsid w:val="003B4FB3"/>
    <w:rsid w:val="003B5F57"/>
    <w:rsid w:val="003B648A"/>
    <w:rsid w:val="003C6CB6"/>
    <w:rsid w:val="003D56F3"/>
    <w:rsid w:val="003D6E4A"/>
    <w:rsid w:val="003D71DF"/>
    <w:rsid w:val="003E21A7"/>
    <w:rsid w:val="003E3F28"/>
    <w:rsid w:val="003E475E"/>
    <w:rsid w:val="00407408"/>
    <w:rsid w:val="00407B5A"/>
    <w:rsid w:val="004136E2"/>
    <w:rsid w:val="00417730"/>
    <w:rsid w:val="00441F35"/>
    <w:rsid w:val="00442B20"/>
    <w:rsid w:val="00443127"/>
    <w:rsid w:val="00447A55"/>
    <w:rsid w:val="00451E4A"/>
    <w:rsid w:val="00452DE3"/>
    <w:rsid w:val="004602EF"/>
    <w:rsid w:val="004609F3"/>
    <w:rsid w:val="004644CC"/>
    <w:rsid w:val="00465A61"/>
    <w:rsid w:val="00467785"/>
    <w:rsid w:val="00473955"/>
    <w:rsid w:val="00474147"/>
    <w:rsid w:val="0047484F"/>
    <w:rsid w:val="00477DE8"/>
    <w:rsid w:val="00485E01"/>
    <w:rsid w:val="004A098C"/>
    <w:rsid w:val="004A4E08"/>
    <w:rsid w:val="004B126A"/>
    <w:rsid w:val="004C483F"/>
    <w:rsid w:val="004C7AA4"/>
    <w:rsid w:val="004D036A"/>
    <w:rsid w:val="004D260C"/>
    <w:rsid w:val="004D2705"/>
    <w:rsid w:val="004D7274"/>
    <w:rsid w:val="004E6120"/>
    <w:rsid w:val="004F2D91"/>
    <w:rsid w:val="004F58E2"/>
    <w:rsid w:val="0050312F"/>
    <w:rsid w:val="00506A43"/>
    <w:rsid w:val="00507141"/>
    <w:rsid w:val="00510596"/>
    <w:rsid w:val="00511C3E"/>
    <w:rsid w:val="00514CA1"/>
    <w:rsid w:val="0051601D"/>
    <w:rsid w:val="00521F00"/>
    <w:rsid w:val="00531777"/>
    <w:rsid w:val="00531AD9"/>
    <w:rsid w:val="0054111C"/>
    <w:rsid w:val="005433F6"/>
    <w:rsid w:val="005447E1"/>
    <w:rsid w:val="00551FEC"/>
    <w:rsid w:val="00556A53"/>
    <w:rsid w:val="005613A2"/>
    <w:rsid w:val="005665E8"/>
    <w:rsid w:val="00566B3C"/>
    <w:rsid w:val="00570439"/>
    <w:rsid w:val="00572711"/>
    <w:rsid w:val="00573CE7"/>
    <w:rsid w:val="00593EB5"/>
    <w:rsid w:val="005A3B36"/>
    <w:rsid w:val="005C24B5"/>
    <w:rsid w:val="005C6527"/>
    <w:rsid w:val="005C6F98"/>
    <w:rsid w:val="005E03A4"/>
    <w:rsid w:val="005F165F"/>
    <w:rsid w:val="00600B83"/>
    <w:rsid w:val="00603910"/>
    <w:rsid w:val="006072A3"/>
    <w:rsid w:val="0062692C"/>
    <w:rsid w:val="00632888"/>
    <w:rsid w:val="00632F16"/>
    <w:rsid w:val="006365A2"/>
    <w:rsid w:val="00637094"/>
    <w:rsid w:val="00654C6B"/>
    <w:rsid w:val="0065508F"/>
    <w:rsid w:val="00656234"/>
    <w:rsid w:val="006652D2"/>
    <w:rsid w:val="00666B3A"/>
    <w:rsid w:val="00680C4E"/>
    <w:rsid w:val="00695587"/>
    <w:rsid w:val="00697299"/>
    <w:rsid w:val="00697F2A"/>
    <w:rsid w:val="006A0675"/>
    <w:rsid w:val="006A0A17"/>
    <w:rsid w:val="006A2881"/>
    <w:rsid w:val="006A35BE"/>
    <w:rsid w:val="006A591C"/>
    <w:rsid w:val="006A5EC8"/>
    <w:rsid w:val="006B2885"/>
    <w:rsid w:val="006B4CE6"/>
    <w:rsid w:val="006B7CC4"/>
    <w:rsid w:val="006C331F"/>
    <w:rsid w:val="006D1F0B"/>
    <w:rsid w:val="006E6B3C"/>
    <w:rsid w:val="00702022"/>
    <w:rsid w:val="007024CC"/>
    <w:rsid w:val="00702B7B"/>
    <w:rsid w:val="00704492"/>
    <w:rsid w:val="00706DB9"/>
    <w:rsid w:val="00711BE4"/>
    <w:rsid w:val="00713281"/>
    <w:rsid w:val="007132A5"/>
    <w:rsid w:val="00713AB9"/>
    <w:rsid w:val="00720744"/>
    <w:rsid w:val="00720865"/>
    <w:rsid w:val="007270A7"/>
    <w:rsid w:val="00727796"/>
    <w:rsid w:val="00733B5D"/>
    <w:rsid w:val="00741DC5"/>
    <w:rsid w:val="007508E1"/>
    <w:rsid w:val="00750B3B"/>
    <w:rsid w:val="0075239E"/>
    <w:rsid w:val="00756B3A"/>
    <w:rsid w:val="007610BB"/>
    <w:rsid w:val="007647FF"/>
    <w:rsid w:val="00773F6F"/>
    <w:rsid w:val="00775432"/>
    <w:rsid w:val="00781200"/>
    <w:rsid w:val="00782E89"/>
    <w:rsid w:val="00793D69"/>
    <w:rsid w:val="007959AC"/>
    <w:rsid w:val="007A60E1"/>
    <w:rsid w:val="007B1B5D"/>
    <w:rsid w:val="007B5B34"/>
    <w:rsid w:val="007C48F5"/>
    <w:rsid w:val="007C6F66"/>
    <w:rsid w:val="007C7E36"/>
    <w:rsid w:val="007E5313"/>
    <w:rsid w:val="007E6AB0"/>
    <w:rsid w:val="007E78B2"/>
    <w:rsid w:val="007F2F51"/>
    <w:rsid w:val="007F53EB"/>
    <w:rsid w:val="008010DD"/>
    <w:rsid w:val="00802B39"/>
    <w:rsid w:val="008038FD"/>
    <w:rsid w:val="008045A4"/>
    <w:rsid w:val="00813CD7"/>
    <w:rsid w:val="0082606C"/>
    <w:rsid w:val="00830EEB"/>
    <w:rsid w:val="00837CF5"/>
    <w:rsid w:val="00847C06"/>
    <w:rsid w:val="00850E97"/>
    <w:rsid w:val="00853A3E"/>
    <w:rsid w:val="00876A27"/>
    <w:rsid w:val="00877F5E"/>
    <w:rsid w:val="00882D56"/>
    <w:rsid w:val="008839FA"/>
    <w:rsid w:val="00887313"/>
    <w:rsid w:val="00887BFC"/>
    <w:rsid w:val="00890719"/>
    <w:rsid w:val="00890D19"/>
    <w:rsid w:val="008967B8"/>
    <w:rsid w:val="00897387"/>
    <w:rsid w:val="008A5722"/>
    <w:rsid w:val="008A5ED5"/>
    <w:rsid w:val="008B025A"/>
    <w:rsid w:val="008B1E2A"/>
    <w:rsid w:val="008B3529"/>
    <w:rsid w:val="008C0A38"/>
    <w:rsid w:val="008C135B"/>
    <w:rsid w:val="008C2A34"/>
    <w:rsid w:val="008D5CB8"/>
    <w:rsid w:val="008D6230"/>
    <w:rsid w:val="008F2A8E"/>
    <w:rsid w:val="008F2E40"/>
    <w:rsid w:val="008F32FB"/>
    <w:rsid w:val="008F4087"/>
    <w:rsid w:val="008F6649"/>
    <w:rsid w:val="008F7E5F"/>
    <w:rsid w:val="00901B06"/>
    <w:rsid w:val="0090486A"/>
    <w:rsid w:val="009109F4"/>
    <w:rsid w:val="00914F5F"/>
    <w:rsid w:val="009252A1"/>
    <w:rsid w:val="009269F2"/>
    <w:rsid w:val="00927FEF"/>
    <w:rsid w:val="00934AB6"/>
    <w:rsid w:val="00950BE2"/>
    <w:rsid w:val="00951669"/>
    <w:rsid w:val="00955575"/>
    <w:rsid w:val="00955A07"/>
    <w:rsid w:val="009622A1"/>
    <w:rsid w:val="00965828"/>
    <w:rsid w:val="00975689"/>
    <w:rsid w:val="00975A82"/>
    <w:rsid w:val="009824B3"/>
    <w:rsid w:val="00985454"/>
    <w:rsid w:val="00985F6D"/>
    <w:rsid w:val="009919D8"/>
    <w:rsid w:val="00995F59"/>
    <w:rsid w:val="009973C1"/>
    <w:rsid w:val="009C1CBA"/>
    <w:rsid w:val="009D0852"/>
    <w:rsid w:val="009D556E"/>
    <w:rsid w:val="009D64B0"/>
    <w:rsid w:val="009E3BBD"/>
    <w:rsid w:val="009E4E0D"/>
    <w:rsid w:val="009F173A"/>
    <w:rsid w:val="009F5186"/>
    <w:rsid w:val="00A00E04"/>
    <w:rsid w:val="00A147A5"/>
    <w:rsid w:val="00A1492F"/>
    <w:rsid w:val="00A16588"/>
    <w:rsid w:val="00A16F04"/>
    <w:rsid w:val="00A1743F"/>
    <w:rsid w:val="00A244A7"/>
    <w:rsid w:val="00A2736D"/>
    <w:rsid w:val="00A3406E"/>
    <w:rsid w:val="00A35BEF"/>
    <w:rsid w:val="00A3717D"/>
    <w:rsid w:val="00A467AF"/>
    <w:rsid w:val="00A46D6A"/>
    <w:rsid w:val="00A514E8"/>
    <w:rsid w:val="00A52294"/>
    <w:rsid w:val="00A528CA"/>
    <w:rsid w:val="00A571AC"/>
    <w:rsid w:val="00A60E9A"/>
    <w:rsid w:val="00A64919"/>
    <w:rsid w:val="00A653BA"/>
    <w:rsid w:val="00A65799"/>
    <w:rsid w:val="00A702F5"/>
    <w:rsid w:val="00A7535F"/>
    <w:rsid w:val="00A7592B"/>
    <w:rsid w:val="00A85524"/>
    <w:rsid w:val="00AA0497"/>
    <w:rsid w:val="00AA247E"/>
    <w:rsid w:val="00AA27F1"/>
    <w:rsid w:val="00AA3C4D"/>
    <w:rsid w:val="00AA62F1"/>
    <w:rsid w:val="00AC1E41"/>
    <w:rsid w:val="00AD18B9"/>
    <w:rsid w:val="00AD53C8"/>
    <w:rsid w:val="00AD73ED"/>
    <w:rsid w:val="00AE076F"/>
    <w:rsid w:val="00AF04CC"/>
    <w:rsid w:val="00AF5F17"/>
    <w:rsid w:val="00B014FF"/>
    <w:rsid w:val="00B03CAC"/>
    <w:rsid w:val="00B06C2C"/>
    <w:rsid w:val="00B115EB"/>
    <w:rsid w:val="00B127C8"/>
    <w:rsid w:val="00B1296E"/>
    <w:rsid w:val="00B145C3"/>
    <w:rsid w:val="00B4115F"/>
    <w:rsid w:val="00B47117"/>
    <w:rsid w:val="00B50EF8"/>
    <w:rsid w:val="00B52A1C"/>
    <w:rsid w:val="00B53B87"/>
    <w:rsid w:val="00B63F2E"/>
    <w:rsid w:val="00B72860"/>
    <w:rsid w:val="00B8655F"/>
    <w:rsid w:val="00B975FD"/>
    <w:rsid w:val="00BA0F4A"/>
    <w:rsid w:val="00BA4728"/>
    <w:rsid w:val="00BA5619"/>
    <w:rsid w:val="00BA59B2"/>
    <w:rsid w:val="00BA6BA0"/>
    <w:rsid w:val="00BB1DC6"/>
    <w:rsid w:val="00BC3568"/>
    <w:rsid w:val="00BC5215"/>
    <w:rsid w:val="00BD011E"/>
    <w:rsid w:val="00BD02C8"/>
    <w:rsid w:val="00BD6BD8"/>
    <w:rsid w:val="00BE0A8A"/>
    <w:rsid w:val="00BE35C8"/>
    <w:rsid w:val="00BE41B4"/>
    <w:rsid w:val="00BE747C"/>
    <w:rsid w:val="00BF45F6"/>
    <w:rsid w:val="00C037FA"/>
    <w:rsid w:val="00C147CC"/>
    <w:rsid w:val="00C3026F"/>
    <w:rsid w:val="00C330F4"/>
    <w:rsid w:val="00C43887"/>
    <w:rsid w:val="00C50F85"/>
    <w:rsid w:val="00C562C9"/>
    <w:rsid w:val="00C61F37"/>
    <w:rsid w:val="00C64583"/>
    <w:rsid w:val="00C6712C"/>
    <w:rsid w:val="00C75EF4"/>
    <w:rsid w:val="00C8052E"/>
    <w:rsid w:val="00C82E39"/>
    <w:rsid w:val="00C83B22"/>
    <w:rsid w:val="00CD20BE"/>
    <w:rsid w:val="00CE31C0"/>
    <w:rsid w:val="00CF0699"/>
    <w:rsid w:val="00CF0E9E"/>
    <w:rsid w:val="00D0432D"/>
    <w:rsid w:val="00D133FC"/>
    <w:rsid w:val="00D247F4"/>
    <w:rsid w:val="00D31ADC"/>
    <w:rsid w:val="00D31F94"/>
    <w:rsid w:val="00D31FD4"/>
    <w:rsid w:val="00D3311B"/>
    <w:rsid w:val="00D3529B"/>
    <w:rsid w:val="00D450C6"/>
    <w:rsid w:val="00D5165D"/>
    <w:rsid w:val="00D6199D"/>
    <w:rsid w:val="00D72DE8"/>
    <w:rsid w:val="00D73076"/>
    <w:rsid w:val="00D741C0"/>
    <w:rsid w:val="00D7677C"/>
    <w:rsid w:val="00D775E6"/>
    <w:rsid w:val="00D81F06"/>
    <w:rsid w:val="00D863C9"/>
    <w:rsid w:val="00DA4E61"/>
    <w:rsid w:val="00DB4AAD"/>
    <w:rsid w:val="00DB50CF"/>
    <w:rsid w:val="00DB700C"/>
    <w:rsid w:val="00DB7CFA"/>
    <w:rsid w:val="00DC4C4D"/>
    <w:rsid w:val="00DC633C"/>
    <w:rsid w:val="00DD0C0C"/>
    <w:rsid w:val="00DD157A"/>
    <w:rsid w:val="00DD6DCC"/>
    <w:rsid w:val="00DD733C"/>
    <w:rsid w:val="00DE0D85"/>
    <w:rsid w:val="00DE2D8A"/>
    <w:rsid w:val="00DF405F"/>
    <w:rsid w:val="00DF6C5F"/>
    <w:rsid w:val="00DF72A8"/>
    <w:rsid w:val="00E05A79"/>
    <w:rsid w:val="00E07AAA"/>
    <w:rsid w:val="00E14A53"/>
    <w:rsid w:val="00E15D4E"/>
    <w:rsid w:val="00E259CA"/>
    <w:rsid w:val="00E32155"/>
    <w:rsid w:val="00E417D7"/>
    <w:rsid w:val="00E448F2"/>
    <w:rsid w:val="00E50DCD"/>
    <w:rsid w:val="00E5280D"/>
    <w:rsid w:val="00E55089"/>
    <w:rsid w:val="00E719C5"/>
    <w:rsid w:val="00E73730"/>
    <w:rsid w:val="00E84247"/>
    <w:rsid w:val="00E847E1"/>
    <w:rsid w:val="00EA7891"/>
    <w:rsid w:val="00EB0A3F"/>
    <w:rsid w:val="00EB0E77"/>
    <w:rsid w:val="00EB14E8"/>
    <w:rsid w:val="00ED0F59"/>
    <w:rsid w:val="00ED7B39"/>
    <w:rsid w:val="00EE0462"/>
    <w:rsid w:val="00EE71EB"/>
    <w:rsid w:val="00EF1A0F"/>
    <w:rsid w:val="00EF2605"/>
    <w:rsid w:val="00EF77FB"/>
    <w:rsid w:val="00F12062"/>
    <w:rsid w:val="00F22683"/>
    <w:rsid w:val="00F23969"/>
    <w:rsid w:val="00F23F0A"/>
    <w:rsid w:val="00F258DB"/>
    <w:rsid w:val="00F26715"/>
    <w:rsid w:val="00F30422"/>
    <w:rsid w:val="00F31482"/>
    <w:rsid w:val="00F33445"/>
    <w:rsid w:val="00F338EA"/>
    <w:rsid w:val="00F34D67"/>
    <w:rsid w:val="00F3693A"/>
    <w:rsid w:val="00F42095"/>
    <w:rsid w:val="00F44B35"/>
    <w:rsid w:val="00F45AA0"/>
    <w:rsid w:val="00F45B51"/>
    <w:rsid w:val="00F45E51"/>
    <w:rsid w:val="00F50D8C"/>
    <w:rsid w:val="00F5562F"/>
    <w:rsid w:val="00F56F7D"/>
    <w:rsid w:val="00F63C30"/>
    <w:rsid w:val="00F75259"/>
    <w:rsid w:val="00F763BC"/>
    <w:rsid w:val="00F866C5"/>
    <w:rsid w:val="00FA143C"/>
    <w:rsid w:val="00FB6C45"/>
    <w:rsid w:val="00FB7ABA"/>
    <w:rsid w:val="00FC0B4F"/>
    <w:rsid w:val="00FC2428"/>
    <w:rsid w:val="00FD0667"/>
    <w:rsid w:val="00FD06BF"/>
    <w:rsid w:val="00FD075F"/>
    <w:rsid w:val="00FD152B"/>
    <w:rsid w:val="00FD15E0"/>
    <w:rsid w:val="00FE0980"/>
    <w:rsid w:val="00FE1517"/>
    <w:rsid w:val="00FE4B30"/>
    <w:rsid w:val="00FF1FFD"/>
    <w:rsid w:val="00FF2498"/>
    <w:rsid w:val="00FF35F0"/>
    <w:rsid w:val="00FF644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5F8E5B"/>
  <w15:chartTrackingRefBased/>
  <w15:docId w15:val="{435452DB-DAFD-47FE-86B3-8EDE6CDE6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he-IL"/>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098C"/>
  </w:style>
  <w:style w:type="paragraph" w:styleId="Heading1">
    <w:name w:val="heading 1"/>
    <w:basedOn w:val="Normal"/>
    <w:next w:val="Normal"/>
    <w:link w:val="Heading1Char"/>
    <w:qFormat/>
    <w:rsid w:val="004A098C"/>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nhideWhenUsed/>
    <w:qFormat/>
    <w:rsid w:val="004A098C"/>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nhideWhenUsed/>
    <w:qFormat/>
    <w:rsid w:val="004A098C"/>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nhideWhenUsed/>
    <w:qFormat/>
    <w:rsid w:val="004A098C"/>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nhideWhenUsed/>
    <w:qFormat/>
    <w:rsid w:val="004A098C"/>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nhideWhenUsed/>
    <w:qFormat/>
    <w:rsid w:val="004A098C"/>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4A098C"/>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4A098C"/>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4A098C"/>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4A098C"/>
    <w:pPr>
      <w:tabs>
        <w:tab w:val="center" w:pos="4680"/>
        <w:tab w:val="right" w:pos="9360"/>
      </w:tabs>
      <w:spacing w:after="0" w:line="240" w:lineRule="auto"/>
    </w:pPr>
  </w:style>
  <w:style w:type="character" w:customStyle="1" w:styleId="HeaderChar">
    <w:name w:val="Header Char"/>
    <w:basedOn w:val="DefaultParagraphFont"/>
    <w:link w:val="Header"/>
    <w:rsid w:val="004A098C"/>
  </w:style>
  <w:style w:type="paragraph" w:styleId="Footer">
    <w:name w:val="footer"/>
    <w:basedOn w:val="Normal"/>
    <w:link w:val="FooterChar"/>
    <w:uiPriority w:val="99"/>
    <w:unhideWhenUsed/>
    <w:rsid w:val="004A09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098C"/>
  </w:style>
  <w:style w:type="character" w:customStyle="1" w:styleId="Heading1Char">
    <w:name w:val="Heading 1 Char"/>
    <w:basedOn w:val="DefaultParagraphFont"/>
    <w:link w:val="Heading1"/>
    <w:uiPriority w:val="9"/>
    <w:rsid w:val="004A098C"/>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4A098C"/>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4A098C"/>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4A098C"/>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4A098C"/>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4A098C"/>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4A098C"/>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4A098C"/>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4A098C"/>
    <w:rPr>
      <w:b/>
      <w:bCs/>
      <w:i/>
      <w:iCs/>
    </w:rPr>
  </w:style>
  <w:style w:type="paragraph" w:styleId="Caption">
    <w:name w:val="caption"/>
    <w:basedOn w:val="Normal"/>
    <w:next w:val="Normal"/>
    <w:uiPriority w:val="35"/>
    <w:semiHidden/>
    <w:unhideWhenUsed/>
    <w:qFormat/>
    <w:rsid w:val="004A098C"/>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4A098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4A098C"/>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4A098C"/>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4A098C"/>
    <w:rPr>
      <w:color w:val="44546A" w:themeColor="text2"/>
      <w:sz w:val="28"/>
      <w:szCs w:val="28"/>
    </w:rPr>
  </w:style>
  <w:style w:type="character" w:styleId="Strong">
    <w:name w:val="Strong"/>
    <w:basedOn w:val="DefaultParagraphFont"/>
    <w:qFormat/>
    <w:rsid w:val="004A098C"/>
    <w:rPr>
      <w:b/>
      <w:bCs/>
    </w:rPr>
  </w:style>
  <w:style w:type="character" w:styleId="Emphasis">
    <w:name w:val="Emphasis"/>
    <w:basedOn w:val="DefaultParagraphFont"/>
    <w:qFormat/>
    <w:rsid w:val="004A098C"/>
    <w:rPr>
      <w:i/>
      <w:iCs/>
      <w:color w:val="000000" w:themeColor="text1"/>
    </w:rPr>
  </w:style>
  <w:style w:type="paragraph" w:styleId="NoSpacing">
    <w:name w:val="No Spacing"/>
    <w:uiPriority w:val="1"/>
    <w:qFormat/>
    <w:rsid w:val="004A098C"/>
    <w:pPr>
      <w:spacing w:after="0" w:line="240" w:lineRule="auto"/>
    </w:pPr>
  </w:style>
  <w:style w:type="paragraph" w:styleId="Quote">
    <w:name w:val="Quote"/>
    <w:basedOn w:val="Normal"/>
    <w:next w:val="Normal"/>
    <w:link w:val="QuoteChar"/>
    <w:uiPriority w:val="29"/>
    <w:qFormat/>
    <w:rsid w:val="004A098C"/>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4A098C"/>
    <w:rPr>
      <w:i/>
      <w:iCs/>
      <w:color w:val="7B7B7B" w:themeColor="accent3" w:themeShade="BF"/>
      <w:sz w:val="24"/>
      <w:szCs w:val="24"/>
    </w:rPr>
  </w:style>
  <w:style w:type="paragraph" w:styleId="IntenseQuote">
    <w:name w:val="Intense Quote"/>
    <w:aliases w:val="BRD Main Title"/>
    <w:basedOn w:val="Normal"/>
    <w:next w:val="Normal"/>
    <w:link w:val="IntenseQuoteChar"/>
    <w:uiPriority w:val="30"/>
    <w:qFormat/>
    <w:rsid w:val="004A098C"/>
    <w:pPr>
      <w:spacing w:before="160" w:line="276" w:lineRule="auto"/>
      <w:ind w:left="936" w:right="936"/>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aliases w:val="BRD Main Title Char"/>
    <w:basedOn w:val="DefaultParagraphFont"/>
    <w:link w:val="IntenseQuote"/>
    <w:uiPriority w:val="30"/>
    <w:rsid w:val="004A098C"/>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4A098C"/>
    <w:rPr>
      <w:i/>
      <w:iCs/>
      <w:color w:val="595959" w:themeColor="text1" w:themeTint="A6"/>
    </w:rPr>
  </w:style>
  <w:style w:type="character" w:styleId="IntenseEmphasis">
    <w:name w:val="Intense Emphasis"/>
    <w:basedOn w:val="DefaultParagraphFont"/>
    <w:uiPriority w:val="21"/>
    <w:qFormat/>
    <w:rsid w:val="004A098C"/>
    <w:rPr>
      <w:b/>
      <w:bCs/>
      <w:i/>
      <w:iCs/>
      <w:color w:val="auto"/>
    </w:rPr>
  </w:style>
  <w:style w:type="character" w:styleId="SubtleReference">
    <w:name w:val="Subtle Reference"/>
    <w:basedOn w:val="DefaultParagraphFont"/>
    <w:uiPriority w:val="31"/>
    <w:qFormat/>
    <w:rsid w:val="004A098C"/>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A098C"/>
    <w:rPr>
      <w:b/>
      <w:bCs/>
      <w:caps w:val="0"/>
      <w:smallCaps/>
      <w:color w:val="auto"/>
      <w:spacing w:val="0"/>
      <w:u w:val="single"/>
    </w:rPr>
  </w:style>
  <w:style w:type="character" w:styleId="BookTitle">
    <w:name w:val="Book Title"/>
    <w:basedOn w:val="DefaultParagraphFont"/>
    <w:uiPriority w:val="33"/>
    <w:qFormat/>
    <w:rsid w:val="004A098C"/>
    <w:rPr>
      <w:b/>
      <w:bCs/>
      <w:caps w:val="0"/>
      <w:smallCaps/>
      <w:spacing w:val="0"/>
    </w:rPr>
  </w:style>
  <w:style w:type="paragraph" w:styleId="TOCHeading">
    <w:name w:val="TOC Heading"/>
    <w:basedOn w:val="Heading1"/>
    <w:next w:val="Normal"/>
    <w:uiPriority w:val="39"/>
    <w:unhideWhenUsed/>
    <w:qFormat/>
    <w:rsid w:val="004A098C"/>
    <w:pPr>
      <w:outlineLvl w:val="9"/>
    </w:pPr>
  </w:style>
  <w:style w:type="character" w:styleId="Hyperlink">
    <w:name w:val="Hyperlink"/>
    <w:basedOn w:val="DefaultParagraphFont"/>
    <w:uiPriority w:val="99"/>
    <w:rsid w:val="004A098C"/>
    <w:rPr>
      <w:color w:val="0000FF"/>
      <w:u w:val="single"/>
    </w:rPr>
  </w:style>
  <w:style w:type="paragraph" w:styleId="ListParagraph">
    <w:name w:val="List Paragraph"/>
    <w:aliases w:val="AutoNumColumn,Normal List Paragraph"/>
    <w:basedOn w:val="Normal"/>
    <w:link w:val="ListParagraphChar"/>
    <w:uiPriority w:val="34"/>
    <w:qFormat/>
    <w:rsid w:val="004A098C"/>
    <w:pPr>
      <w:ind w:left="720"/>
      <w:contextualSpacing/>
    </w:pPr>
  </w:style>
  <w:style w:type="paragraph" w:styleId="TOC1">
    <w:name w:val="toc 1"/>
    <w:basedOn w:val="Normal"/>
    <w:next w:val="Normal"/>
    <w:autoRedefine/>
    <w:uiPriority w:val="39"/>
    <w:unhideWhenUsed/>
    <w:rsid w:val="006E6B3C"/>
    <w:pPr>
      <w:tabs>
        <w:tab w:val="left" w:pos="426"/>
        <w:tab w:val="right" w:leader="dot" w:pos="10054"/>
      </w:tabs>
      <w:spacing w:after="0"/>
    </w:pPr>
  </w:style>
  <w:style w:type="paragraph" w:customStyle="1" w:styleId="1Title">
    <w:name w:val="1. Title"/>
    <w:basedOn w:val="IntenseQuote"/>
    <w:link w:val="1TitleChar"/>
    <w:qFormat/>
    <w:rsid w:val="007959AC"/>
    <w:pPr>
      <w:numPr>
        <w:numId w:val="2"/>
      </w:numPr>
    </w:pPr>
    <w:rPr>
      <w:sz w:val="32"/>
    </w:rPr>
  </w:style>
  <w:style w:type="paragraph" w:customStyle="1" w:styleId="11Title">
    <w:name w:val="1.1 Title"/>
    <w:link w:val="11TitleChar"/>
    <w:qFormat/>
    <w:rsid w:val="00B50EF8"/>
    <w:pPr>
      <w:numPr>
        <w:ilvl w:val="1"/>
        <w:numId w:val="2"/>
      </w:numPr>
      <w:ind w:left="432"/>
    </w:pPr>
    <w:rPr>
      <w:rFonts w:asciiTheme="majorHAnsi" w:eastAsiaTheme="majorEastAsia" w:hAnsiTheme="majorHAnsi" w:cstheme="majorBidi"/>
      <w:b/>
      <w:sz w:val="28"/>
      <w:szCs w:val="28"/>
    </w:rPr>
  </w:style>
  <w:style w:type="character" w:customStyle="1" w:styleId="1TitleChar">
    <w:name w:val="1. Title Char"/>
    <w:basedOn w:val="IntenseQuoteChar"/>
    <w:link w:val="1Title"/>
    <w:rsid w:val="007959AC"/>
    <w:rPr>
      <w:rFonts w:asciiTheme="majorHAnsi" w:eastAsiaTheme="majorEastAsia" w:hAnsiTheme="majorHAnsi" w:cstheme="majorBidi"/>
      <w:caps/>
      <w:color w:val="2E74B5" w:themeColor="accent1" w:themeShade="BF"/>
      <w:sz w:val="32"/>
      <w:szCs w:val="28"/>
    </w:rPr>
  </w:style>
  <w:style w:type="paragraph" w:styleId="TOC2">
    <w:name w:val="toc 2"/>
    <w:basedOn w:val="Normal"/>
    <w:next w:val="Normal"/>
    <w:autoRedefine/>
    <w:uiPriority w:val="39"/>
    <w:unhideWhenUsed/>
    <w:rsid w:val="00053163"/>
    <w:pPr>
      <w:tabs>
        <w:tab w:val="right" w:leader="dot" w:pos="10054"/>
      </w:tabs>
      <w:spacing w:after="100"/>
      <w:ind w:left="851" w:hanging="851"/>
    </w:pPr>
    <w:rPr>
      <w:b/>
      <w:bCs/>
      <w:noProof/>
      <w14:scene3d>
        <w14:camera w14:prst="orthographicFront"/>
        <w14:lightRig w14:rig="threePt" w14:dir="t">
          <w14:rot w14:lat="0" w14:lon="0" w14:rev="0"/>
        </w14:lightRig>
      </w14:scene3d>
    </w:rPr>
  </w:style>
  <w:style w:type="character" w:customStyle="1" w:styleId="11TitleChar">
    <w:name w:val="1.1 Title Char"/>
    <w:basedOn w:val="1TitleChar"/>
    <w:link w:val="11Title"/>
    <w:rsid w:val="00B50EF8"/>
    <w:rPr>
      <w:rFonts w:asciiTheme="majorHAnsi" w:eastAsiaTheme="majorEastAsia" w:hAnsiTheme="majorHAnsi" w:cstheme="majorBidi"/>
      <w:b/>
      <w:caps w:val="0"/>
      <w:color w:val="2E74B5" w:themeColor="accent1" w:themeShade="BF"/>
      <w:sz w:val="28"/>
      <w:szCs w:val="28"/>
    </w:rPr>
  </w:style>
  <w:style w:type="paragraph" w:customStyle="1" w:styleId="1111Title">
    <w:name w:val="1.1.1.1 Title"/>
    <w:basedOn w:val="11Title"/>
    <w:link w:val="1111TitleChar"/>
    <w:qFormat/>
    <w:rsid w:val="00B06C2C"/>
    <w:pPr>
      <w:numPr>
        <w:ilvl w:val="3"/>
      </w:numPr>
      <w:spacing w:after="40"/>
      <w:ind w:left="1134" w:hanging="1134"/>
    </w:pPr>
    <w:rPr>
      <w:b w:val="0"/>
      <w:sz w:val="22"/>
      <w:szCs w:val="24"/>
    </w:rPr>
  </w:style>
  <w:style w:type="paragraph" w:customStyle="1" w:styleId="111Title">
    <w:name w:val="1.1.1 Title"/>
    <w:basedOn w:val="11Title"/>
    <w:link w:val="111TitleChar"/>
    <w:qFormat/>
    <w:rsid w:val="00B06C2C"/>
    <w:pPr>
      <w:numPr>
        <w:ilvl w:val="2"/>
      </w:numPr>
      <w:spacing w:after="0" w:line="360" w:lineRule="auto"/>
      <w:ind w:left="709" w:hanging="709"/>
    </w:pPr>
    <w:rPr>
      <w:b w:val="0"/>
      <w:sz w:val="22"/>
      <w:szCs w:val="24"/>
    </w:rPr>
  </w:style>
  <w:style w:type="character" w:customStyle="1" w:styleId="1111TitleChar">
    <w:name w:val="1.1.1.1 Title Char"/>
    <w:basedOn w:val="11TitleChar"/>
    <w:link w:val="1111Title"/>
    <w:rsid w:val="00B06C2C"/>
    <w:rPr>
      <w:rFonts w:asciiTheme="majorHAnsi" w:eastAsiaTheme="majorEastAsia" w:hAnsiTheme="majorHAnsi" w:cstheme="majorBidi"/>
      <w:b w:val="0"/>
      <w:caps w:val="0"/>
      <w:color w:val="2E74B5" w:themeColor="accent1" w:themeShade="BF"/>
      <w:sz w:val="22"/>
      <w:szCs w:val="24"/>
    </w:rPr>
  </w:style>
  <w:style w:type="paragraph" w:customStyle="1" w:styleId="11111Title">
    <w:name w:val="1.1.1.1.1 Title"/>
    <w:basedOn w:val="1111Title"/>
    <w:link w:val="11111TitleChar"/>
    <w:qFormat/>
    <w:rsid w:val="00B06C2C"/>
    <w:pPr>
      <w:numPr>
        <w:ilvl w:val="4"/>
      </w:numPr>
      <w:spacing w:line="360" w:lineRule="auto"/>
      <w:ind w:left="1560" w:hanging="1560"/>
    </w:pPr>
  </w:style>
  <w:style w:type="character" w:customStyle="1" w:styleId="111TitleChar">
    <w:name w:val="1.1.1 Title Char"/>
    <w:basedOn w:val="11TitleChar"/>
    <w:link w:val="111Title"/>
    <w:rsid w:val="00B06C2C"/>
    <w:rPr>
      <w:rFonts w:asciiTheme="majorHAnsi" w:eastAsiaTheme="majorEastAsia" w:hAnsiTheme="majorHAnsi" w:cstheme="majorBidi"/>
      <w:b w:val="0"/>
      <w:caps w:val="0"/>
      <w:color w:val="2E74B5" w:themeColor="accent1" w:themeShade="BF"/>
      <w:sz w:val="22"/>
      <w:szCs w:val="24"/>
    </w:rPr>
  </w:style>
  <w:style w:type="character" w:customStyle="1" w:styleId="11111TitleChar">
    <w:name w:val="1.1.1.1.1 Title Char"/>
    <w:basedOn w:val="1111TitleChar"/>
    <w:link w:val="11111Title"/>
    <w:rsid w:val="00B06C2C"/>
    <w:rPr>
      <w:rFonts w:asciiTheme="majorHAnsi" w:eastAsiaTheme="majorEastAsia" w:hAnsiTheme="majorHAnsi" w:cstheme="majorBidi"/>
      <w:b w:val="0"/>
      <w:caps w:val="0"/>
      <w:color w:val="2E74B5" w:themeColor="accent1" w:themeShade="BF"/>
      <w:sz w:val="22"/>
      <w:szCs w:val="24"/>
    </w:rPr>
  </w:style>
  <w:style w:type="table" w:styleId="TableGrid">
    <w:name w:val="Table Grid"/>
    <w:basedOn w:val="TableNormal"/>
    <w:uiPriority w:val="39"/>
    <w:rsid w:val="003A32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184FDB"/>
    <w:pPr>
      <w:tabs>
        <w:tab w:val="left" w:pos="567"/>
        <w:tab w:val="right" w:leader="dot" w:pos="10054"/>
      </w:tabs>
      <w:spacing w:after="100"/>
      <w:ind w:left="567" w:hanging="567"/>
    </w:pPr>
  </w:style>
  <w:style w:type="character" w:styleId="FollowedHyperlink">
    <w:name w:val="FollowedHyperlink"/>
    <w:basedOn w:val="DefaultParagraphFont"/>
    <w:uiPriority w:val="99"/>
    <w:semiHidden/>
    <w:unhideWhenUsed/>
    <w:rsid w:val="00D863C9"/>
    <w:rPr>
      <w:color w:val="954F72" w:themeColor="followedHyperlink"/>
      <w:u w:val="single"/>
    </w:rPr>
  </w:style>
  <w:style w:type="character" w:styleId="CommentReference">
    <w:name w:val="annotation reference"/>
    <w:basedOn w:val="DefaultParagraphFont"/>
    <w:uiPriority w:val="99"/>
    <w:semiHidden/>
    <w:unhideWhenUsed/>
    <w:rsid w:val="009D0852"/>
    <w:rPr>
      <w:sz w:val="16"/>
      <w:szCs w:val="16"/>
    </w:rPr>
  </w:style>
  <w:style w:type="paragraph" w:styleId="CommentText">
    <w:name w:val="annotation text"/>
    <w:basedOn w:val="Normal"/>
    <w:link w:val="CommentTextChar"/>
    <w:uiPriority w:val="99"/>
    <w:unhideWhenUsed/>
    <w:rsid w:val="009D0852"/>
    <w:pPr>
      <w:spacing w:line="240" w:lineRule="auto"/>
    </w:pPr>
    <w:rPr>
      <w:sz w:val="20"/>
      <w:szCs w:val="20"/>
    </w:rPr>
  </w:style>
  <w:style w:type="character" w:customStyle="1" w:styleId="CommentTextChar">
    <w:name w:val="Comment Text Char"/>
    <w:basedOn w:val="DefaultParagraphFont"/>
    <w:link w:val="CommentText"/>
    <w:uiPriority w:val="99"/>
    <w:rsid w:val="009D0852"/>
    <w:rPr>
      <w:sz w:val="20"/>
      <w:szCs w:val="20"/>
    </w:rPr>
  </w:style>
  <w:style w:type="paragraph" w:styleId="CommentSubject">
    <w:name w:val="annotation subject"/>
    <w:basedOn w:val="CommentText"/>
    <w:next w:val="CommentText"/>
    <w:link w:val="CommentSubjectChar"/>
    <w:uiPriority w:val="99"/>
    <w:semiHidden/>
    <w:unhideWhenUsed/>
    <w:rsid w:val="009D0852"/>
    <w:rPr>
      <w:b/>
      <w:bCs/>
    </w:rPr>
  </w:style>
  <w:style w:type="character" w:customStyle="1" w:styleId="CommentSubjectChar">
    <w:name w:val="Comment Subject Char"/>
    <w:basedOn w:val="CommentTextChar"/>
    <w:link w:val="CommentSubject"/>
    <w:uiPriority w:val="99"/>
    <w:semiHidden/>
    <w:rsid w:val="009D0852"/>
    <w:rPr>
      <w:b/>
      <w:bCs/>
      <w:sz w:val="20"/>
      <w:szCs w:val="20"/>
    </w:rPr>
  </w:style>
  <w:style w:type="paragraph" w:styleId="BalloonText">
    <w:name w:val="Balloon Text"/>
    <w:basedOn w:val="Normal"/>
    <w:link w:val="BalloonTextChar"/>
    <w:uiPriority w:val="99"/>
    <w:semiHidden/>
    <w:unhideWhenUsed/>
    <w:rsid w:val="009D08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852"/>
    <w:rPr>
      <w:rFonts w:ascii="Segoe UI" w:hAnsi="Segoe UI" w:cs="Segoe UI"/>
      <w:sz w:val="18"/>
      <w:szCs w:val="18"/>
    </w:rPr>
  </w:style>
  <w:style w:type="table" w:styleId="PlainTable5">
    <w:name w:val="Plain Table 5"/>
    <w:basedOn w:val="TableNormal"/>
    <w:uiPriority w:val="45"/>
    <w:rsid w:val="00566B3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ONNumbering">
    <w:name w:val="NON Numbering"/>
    <w:basedOn w:val="11111Title"/>
    <w:link w:val="NONNumberingChar"/>
    <w:qFormat/>
    <w:rsid w:val="006A2881"/>
    <w:pPr>
      <w:numPr>
        <w:ilvl w:val="0"/>
        <w:numId w:val="0"/>
      </w:numPr>
    </w:pPr>
  </w:style>
  <w:style w:type="paragraph" w:styleId="TOC4">
    <w:name w:val="toc 4"/>
    <w:basedOn w:val="Normal"/>
    <w:next w:val="Normal"/>
    <w:autoRedefine/>
    <w:uiPriority w:val="39"/>
    <w:unhideWhenUsed/>
    <w:rsid w:val="00D73076"/>
    <w:pPr>
      <w:spacing w:after="100" w:line="259" w:lineRule="auto"/>
      <w:ind w:left="660"/>
    </w:pPr>
    <w:rPr>
      <w:sz w:val="22"/>
      <w:szCs w:val="22"/>
    </w:rPr>
  </w:style>
  <w:style w:type="character" w:customStyle="1" w:styleId="NONNumberingChar">
    <w:name w:val="NON Numbering Char"/>
    <w:basedOn w:val="11111TitleChar"/>
    <w:link w:val="NONNumbering"/>
    <w:rsid w:val="006A2881"/>
    <w:rPr>
      <w:rFonts w:asciiTheme="majorHAnsi" w:eastAsiaTheme="majorEastAsia" w:hAnsiTheme="majorHAnsi" w:cstheme="majorBidi"/>
      <w:b w:val="0"/>
      <w:caps w:val="0"/>
      <w:color w:val="2E74B5" w:themeColor="accent1" w:themeShade="BF"/>
      <w:sz w:val="22"/>
      <w:szCs w:val="24"/>
    </w:rPr>
  </w:style>
  <w:style w:type="paragraph" w:styleId="TOC5">
    <w:name w:val="toc 5"/>
    <w:basedOn w:val="Normal"/>
    <w:next w:val="Normal"/>
    <w:autoRedefine/>
    <w:uiPriority w:val="39"/>
    <w:unhideWhenUsed/>
    <w:rsid w:val="00D73076"/>
    <w:pPr>
      <w:spacing w:after="100" w:line="259" w:lineRule="auto"/>
      <w:ind w:left="880"/>
    </w:pPr>
    <w:rPr>
      <w:sz w:val="22"/>
      <w:szCs w:val="22"/>
    </w:rPr>
  </w:style>
  <w:style w:type="paragraph" w:styleId="TOC6">
    <w:name w:val="toc 6"/>
    <w:basedOn w:val="Normal"/>
    <w:next w:val="Normal"/>
    <w:autoRedefine/>
    <w:uiPriority w:val="39"/>
    <w:unhideWhenUsed/>
    <w:rsid w:val="00D73076"/>
    <w:pPr>
      <w:spacing w:after="100" w:line="259" w:lineRule="auto"/>
      <w:ind w:left="1100"/>
    </w:pPr>
    <w:rPr>
      <w:sz w:val="22"/>
      <w:szCs w:val="22"/>
    </w:rPr>
  </w:style>
  <w:style w:type="paragraph" w:styleId="TOC7">
    <w:name w:val="toc 7"/>
    <w:basedOn w:val="Normal"/>
    <w:next w:val="Normal"/>
    <w:autoRedefine/>
    <w:uiPriority w:val="39"/>
    <w:unhideWhenUsed/>
    <w:rsid w:val="00D73076"/>
    <w:pPr>
      <w:spacing w:after="100" w:line="259" w:lineRule="auto"/>
      <w:ind w:left="1320"/>
    </w:pPr>
    <w:rPr>
      <w:sz w:val="22"/>
      <w:szCs w:val="22"/>
    </w:rPr>
  </w:style>
  <w:style w:type="paragraph" w:styleId="TOC8">
    <w:name w:val="toc 8"/>
    <w:basedOn w:val="Normal"/>
    <w:next w:val="Normal"/>
    <w:autoRedefine/>
    <w:uiPriority w:val="39"/>
    <w:unhideWhenUsed/>
    <w:rsid w:val="00D73076"/>
    <w:pPr>
      <w:spacing w:after="100" w:line="259" w:lineRule="auto"/>
      <w:ind w:left="1540"/>
    </w:pPr>
    <w:rPr>
      <w:sz w:val="22"/>
      <w:szCs w:val="22"/>
    </w:rPr>
  </w:style>
  <w:style w:type="paragraph" w:styleId="TOC9">
    <w:name w:val="toc 9"/>
    <w:basedOn w:val="Normal"/>
    <w:next w:val="Normal"/>
    <w:autoRedefine/>
    <w:uiPriority w:val="39"/>
    <w:unhideWhenUsed/>
    <w:rsid w:val="00D73076"/>
    <w:pPr>
      <w:spacing w:after="100" w:line="259" w:lineRule="auto"/>
      <w:ind w:left="1760"/>
    </w:pPr>
    <w:rPr>
      <w:sz w:val="22"/>
      <w:szCs w:val="22"/>
    </w:rPr>
  </w:style>
  <w:style w:type="paragraph" w:styleId="HTMLPreformatted">
    <w:name w:val="HTML Preformatted"/>
    <w:basedOn w:val="Normal"/>
    <w:link w:val="HTMLPreformattedChar"/>
    <w:uiPriority w:val="99"/>
    <w:semiHidden/>
    <w:unhideWhenUsed/>
    <w:rsid w:val="00876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76A27"/>
    <w:rPr>
      <w:rFonts w:ascii="Courier New" w:eastAsia="Times New Roman" w:hAnsi="Courier New" w:cs="Courier New"/>
      <w:sz w:val="20"/>
      <w:szCs w:val="20"/>
    </w:rPr>
  </w:style>
  <w:style w:type="character" w:styleId="HTMLCode">
    <w:name w:val="HTML Code"/>
    <w:basedOn w:val="DefaultParagraphFont"/>
    <w:uiPriority w:val="99"/>
    <w:semiHidden/>
    <w:unhideWhenUsed/>
    <w:rsid w:val="00876A27"/>
    <w:rPr>
      <w:rFonts w:ascii="Courier New" w:eastAsia="Times New Roman" w:hAnsi="Courier New" w:cs="Courier New"/>
      <w:sz w:val="20"/>
      <w:szCs w:val="20"/>
    </w:rPr>
  </w:style>
  <w:style w:type="character" w:customStyle="1" w:styleId="apple-converted-space">
    <w:name w:val="apple-converted-space"/>
    <w:basedOn w:val="DefaultParagraphFont"/>
    <w:rsid w:val="00876A27"/>
  </w:style>
  <w:style w:type="paragraph" w:styleId="NormalWeb">
    <w:name w:val="Normal (Web)"/>
    <w:basedOn w:val="Normal"/>
    <w:uiPriority w:val="99"/>
    <w:semiHidden/>
    <w:unhideWhenUsed/>
    <w:rsid w:val="00876A2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111111">
    <w:name w:val="1.1.1.1.1.1"/>
    <w:basedOn w:val="11111Title"/>
    <w:link w:val="111111Char"/>
    <w:qFormat/>
    <w:rsid w:val="00B06C2C"/>
    <w:pPr>
      <w:numPr>
        <w:ilvl w:val="5"/>
      </w:numPr>
      <w:ind w:left="1985" w:hanging="1985"/>
    </w:pPr>
  </w:style>
  <w:style w:type="character" w:customStyle="1" w:styleId="111111Char">
    <w:name w:val="1.1.1.1.1.1 Char"/>
    <w:basedOn w:val="11111TitleChar"/>
    <w:link w:val="111111"/>
    <w:rsid w:val="00B06C2C"/>
    <w:rPr>
      <w:rFonts w:asciiTheme="majorHAnsi" w:eastAsiaTheme="majorEastAsia" w:hAnsiTheme="majorHAnsi" w:cstheme="majorBidi"/>
      <w:b w:val="0"/>
      <w:caps w:val="0"/>
      <w:color w:val="2E74B5" w:themeColor="accent1" w:themeShade="BF"/>
      <w:sz w:val="22"/>
      <w:szCs w:val="24"/>
    </w:rPr>
  </w:style>
  <w:style w:type="paragraph" w:styleId="FootnoteText">
    <w:name w:val="footnote text"/>
    <w:basedOn w:val="Normal"/>
    <w:link w:val="FootnoteTextChar"/>
    <w:uiPriority w:val="99"/>
    <w:semiHidden/>
    <w:unhideWhenUsed/>
    <w:rsid w:val="009F173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F173A"/>
    <w:rPr>
      <w:sz w:val="20"/>
      <w:szCs w:val="20"/>
    </w:rPr>
  </w:style>
  <w:style w:type="character" w:styleId="FootnoteReference">
    <w:name w:val="footnote reference"/>
    <w:basedOn w:val="DefaultParagraphFont"/>
    <w:uiPriority w:val="99"/>
    <w:semiHidden/>
    <w:unhideWhenUsed/>
    <w:rsid w:val="009F173A"/>
    <w:rPr>
      <w:vertAlign w:val="superscript"/>
    </w:rPr>
  </w:style>
  <w:style w:type="character" w:customStyle="1" w:styleId="ListParagraphChar">
    <w:name w:val="List Paragraph Char"/>
    <w:aliases w:val="AutoNumColumn Char,Normal List Paragraph Char"/>
    <w:basedOn w:val="DefaultParagraphFont"/>
    <w:link w:val="ListParagraph"/>
    <w:uiPriority w:val="34"/>
    <w:locked/>
    <w:rsid w:val="00C64583"/>
  </w:style>
  <w:style w:type="paragraph" w:styleId="Revision">
    <w:name w:val="Revision"/>
    <w:hidden/>
    <w:uiPriority w:val="99"/>
    <w:semiHidden/>
    <w:rsid w:val="00B4711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179932">
      <w:bodyDiv w:val="1"/>
      <w:marLeft w:val="0"/>
      <w:marRight w:val="0"/>
      <w:marTop w:val="0"/>
      <w:marBottom w:val="0"/>
      <w:divBdr>
        <w:top w:val="none" w:sz="0" w:space="0" w:color="auto"/>
        <w:left w:val="none" w:sz="0" w:space="0" w:color="auto"/>
        <w:bottom w:val="none" w:sz="0" w:space="0" w:color="auto"/>
        <w:right w:val="none" w:sz="0" w:space="0" w:color="auto"/>
      </w:divBdr>
    </w:div>
    <w:div w:id="541669531">
      <w:bodyDiv w:val="1"/>
      <w:marLeft w:val="0"/>
      <w:marRight w:val="0"/>
      <w:marTop w:val="0"/>
      <w:marBottom w:val="0"/>
      <w:divBdr>
        <w:top w:val="none" w:sz="0" w:space="0" w:color="auto"/>
        <w:left w:val="none" w:sz="0" w:space="0" w:color="auto"/>
        <w:bottom w:val="none" w:sz="0" w:space="0" w:color="auto"/>
        <w:right w:val="none" w:sz="0" w:space="0" w:color="auto"/>
      </w:divBdr>
    </w:div>
    <w:div w:id="582573198">
      <w:bodyDiv w:val="1"/>
      <w:marLeft w:val="0"/>
      <w:marRight w:val="0"/>
      <w:marTop w:val="0"/>
      <w:marBottom w:val="0"/>
      <w:divBdr>
        <w:top w:val="none" w:sz="0" w:space="0" w:color="auto"/>
        <w:left w:val="none" w:sz="0" w:space="0" w:color="auto"/>
        <w:bottom w:val="none" w:sz="0" w:space="0" w:color="auto"/>
        <w:right w:val="none" w:sz="0" w:space="0" w:color="auto"/>
      </w:divBdr>
    </w:div>
    <w:div w:id="1127972130">
      <w:bodyDiv w:val="1"/>
      <w:marLeft w:val="0"/>
      <w:marRight w:val="0"/>
      <w:marTop w:val="0"/>
      <w:marBottom w:val="0"/>
      <w:divBdr>
        <w:top w:val="none" w:sz="0" w:space="0" w:color="auto"/>
        <w:left w:val="none" w:sz="0" w:space="0" w:color="auto"/>
        <w:bottom w:val="none" w:sz="0" w:space="0" w:color="auto"/>
        <w:right w:val="none" w:sz="0" w:space="0" w:color="auto"/>
      </w:divBdr>
    </w:div>
    <w:div w:id="1281572832">
      <w:bodyDiv w:val="1"/>
      <w:marLeft w:val="0"/>
      <w:marRight w:val="0"/>
      <w:marTop w:val="0"/>
      <w:marBottom w:val="0"/>
      <w:divBdr>
        <w:top w:val="none" w:sz="0" w:space="0" w:color="auto"/>
        <w:left w:val="none" w:sz="0" w:space="0" w:color="auto"/>
        <w:bottom w:val="none" w:sz="0" w:space="0" w:color="auto"/>
        <w:right w:val="none" w:sz="0" w:space="0" w:color="auto"/>
      </w:divBdr>
    </w:div>
    <w:div w:id="1336151792">
      <w:bodyDiv w:val="1"/>
      <w:marLeft w:val="0"/>
      <w:marRight w:val="0"/>
      <w:marTop w:val="0"/>
      <w:marBottom w:val="0"/>
      <w:divBdr>
        <w:top w:val="none" w:sz="0" w:space="0" w:color="auto"/>
        <w:left w:val="none" w:sz="0" w:space="0" w:color="auto"/>
        <w:bottom w:val="none" w:sz="0" w:space="0" w:color="auto"/>
        <w:right w:val="none" w:sz="0" w:space="0" w:color="auto"/>
      </w:divBdr>
    </w:div>
    <w:div w:id="1531145524">
      <w:bodyDiv w:val="1"/>
      <w:marLeft w:val="0"/>
      <w:marRight w:val="0"/>
      <w:marTop w:val="0"/>
      <w:marBottom w:val="0"/>
      <w:divBdr>
        <w:top w:val="none" w:sz="0" w:space="0" w:color="auto"/>
        <w:left w:val="none" w:sz="0" w:space="0" w:color="auto"/>
        <w:bottom w:val="none" w:sz="0" w:space="0" w:color="auto"/>
        <w:right w:val="none" w:sz="0" w:space="0" w:color="auto"/>
      </w:divBdr>
    </w:div>
    <w:div w:id="1543516700">
      <w:bodyDiv w:val="1"/>
      <w:marLeft w:val="0"/>
      <w:marRight w:val="0"/>
      <w:marTop w:val="0"/>
      <w:marBottom w:val="0"/>
      <w:divBdr>
        <w:top w:val="none" w:sz="0" w:space="0" w:color="auto"/>
        <w:left w:val="none" w:sz="0" w:space="0" w:color="auto"/>
        <w:bottom w:val="none" w:sz="0" w:space="0" w:color="auto"/>
        <w:right w:val="none" w:sz="0" w:space="0" w:color="auto"/>
      </w:divBdr>
    </w:div>
    <w:div w:id="1627738697">
      <w:bodyDiv w:val="1"/>
      <w:marLeft w:val="0"/>
      <w:marRight w:val="0"/>
      <w:marTop w:val="0"/>
      <w:marBottom w:val="0"/>
      <w:divBdr>
        <w:top w:val="none" w:sz="0" w:space="0" w:color="auto"/>
        <w:left w:val="none" w:sz="0" w:space="0" w:color="auto"/>
        <w:bottom w:val="none" w:sz="0" w:space="0" w:color="auto"/>
        <w:right w:val="none" w:sz="0" w:space="0" w:color="auto"/>
      </w:divBdr>
    </w:div>
    <w:div w:id="1705404578">
      <w:bodyDiv w:val="1"/>
      <w:marLeft w:val="0"/>
      <w:marRight w:val="0"/>
      <w:marTop w:val="0"/>
      <w:marBottom w:val="0"/>
      <w:divBdr>
        <w:top w:val="none" w:sz="0" w:space="0" w:color="auto"/>
        <w:left w:val="none" w:sz="0" w:space="0" w:color="auto"/>
        <w:bottom w:val="none" w:sz="0" w:space="0" w:color="auto"/>
        <w:right w:val="none" w:sz="0" w:space="0" w:color="auto"/>
      </w:divBdr>
    </w:div>
    <w:div w:id="1816557486">
      <w:bodyDiv w:val="1"/>
      <w:marLeft w:val="0"/>
      <w:marRight w:val="0"/>
      <w:marTop w:val="0"/>
      <w:marBottom w:val="0"/>
      <w:divBdr>
        <w:top w:val="none" w:sz="0" w:space="0" w:color="auto"/>
        <w:left w:val="none" w:sz="0" w:space="0" w:color="auto"/>
        <w:bottom w:val="none" w:sz="0" w:space="0" w:color="auto"/>
        <w:right w:val="none" w:sz="0" w:space="0" w:color="auto"/>
      </w:divBdr>
    </w:div>
    <w:div w:id="1952467110">
      <w:bodyDiv w:val="1"/>
      <w:marLeft w:val="0"/>
      <w:marRight w:val="0"/>
      <w:marTop w:val="0"/>
      <w:marBottom w:val="0"/>
      <w:divBdr>
        <w:top w:val="none" w:sz="0" w:space="0" w:color="auto"/>
        <w:left w:val="none" w:sz="0" w:space="0" w:color="auto"/>
        <w:bottom w:val="none" w:sz="0" w:space="0" w:color="auto"/>
        <w:right w:val="none" w:sz="0" w:space="0" w:color="auto"/>
      </w:divBdr>
    </w:div>
    <w:div w:id="2042440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http://blgp8v.axshare.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microsoft.com/office/2011/relationships/people" Target="people.xml"/><Relationship Id="rId20" Type="http://schemas.openxmlformats.org/officeDocument/2006/relationships/image" Target="media/image8.png"/><Relationship Id="rId4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Owner xmlns="9de80e84-3621-4e48-87d6-4986ea99ea78" xsi:nil="true"/>
    <read_x0020_only xmlns="9de80e84-3621-4e48-87d6-4986ea99ea78">true</read_x0020_only>
    <Description0 xmlns="9de80e84-3621-4e48-87d6-4986ea99ea78" xsi:nil="true"/>
    <Status xmlns="9de80e84-3621-4e48-87d6-4986ea99ea78" xsi:nil="true"/>
    <_dlc_DocId xmlns="ee40bf70-693e-42b2-8897-2d9c4a35656a">S26F3YR74DSD-216-8722</_dlc_DocId>
    <_dlc_DocIdUrl xmlns="ee40bf70-693e-42b2-8897-2d9c4a35656a">
      <Url>http://888portal/ProffesionalNetwork/Divisions/ProductTechnology/_layouts/DocIdRedir.aspx?ID=S26F3YR74DSD-216-8722</Url>
      <Description>S26F3YR74DSD-216-8722</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BB6595F9DAD4349B9708E489BCB34EC" ma:contentTypeVersion="3" ma:contentTypeDescription="Create a new document." ma:contentTypeScope="" ma:versionID="01eef2f189104de55ea77675185b98e7">
  <xsd:schema xmlns:xsd="http://www.w3.org/2001/XMLSchema" xmlns:xs="http://www.w3.org/2001/XMLSchema" xmlns:p="http://schemas.microsoft.com/office/2006/metadata/properties" xmlns:ns2="ee40bf70-693e-42b2-8897-2d9c4a35656a" xmlns:ns3="9de80e84-3621-4e48-87d6-4986ea99ea78" targetNamespace="http://schemas.microsoft.com/office/2006/metadata/properties" ma:root="true" ma:fieldsID="52f36d63095cd8139a22b07894688a23" ns2:_="" ns3:_="">
    <xsd:import namespace="ee40bf70-693e-42b2-8897-2d9c4a35656a"/>
    <xsd:import namespace="9de80e84-3621-4e48-87d6-4986ea99ea78"/>
    <xsd:element name="properties">
      <xsd:complexType>
        <xsd:sequence>
          <xsd:element name="documentManagement">
            <xsd:complexType>
              <xsd:all>
                <xsd:element ref="ns2:_dlc_DocId" minOccurs="0"/>
                <xsd:element ref="ns2:_dlc_DocIdUrl" minOccurs="0"/>
                <xsd:element ref="ns2:_dlc_DocIdPersistId" minOccurs="0"/>
                <xsd:element ref="ns3:Owner" minOccurs="0"/>
                <xsd:element ref="ns3:Description0" minOccurs="0"/>
                <xsd:element ref="ns3:Status" minOccurs="0"/>
                <xsd:element ref="ns3:read_x0020_onl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40bf70-693e-42b2-8897-2d9c4a35656a"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de80e84-3621-4e48-87d6-4986ea99ea78" elementFormDefault="qualified">
    <xsd:import namespace="http://schemas.microsoft.com/office/2006/documentManagement/types"/>
    <xsd:import namespace="http://schemas.microsoft.com/office/infopath/2007/PartnerControls"/>
    <xsd:element name="Owner" ma:index="11" nillable="true" ma:displayName="Owner" ma:format="" ma:internalName="Owner0" ma:readOnly="false">
      <xsd:simpleType>
        <xsd:restriction base="dms:Text"/>
      </xsd:simpleType>
    </xsd:element>
    <xsd:element name="Description0" ma:index="12" nillable="true" ma:displayName="Description" ma:format="" ma:internalName="Description00" ma:readOnly="false">
      <xsd:simpleType>
        <xsd:restriction base="dms:Note">
          <xsd:maxLength value="255"/>
        </xsd:restriction>
      </xsd:simpleType>
    </xsd:element>
    <xsd:element name="Status" ma:index="13" nillable="true" ma:displayName="Status" ma:format="" ma:internalName="Status0" ma:readOnly="false">
      <xsd:simpleType>
        <xsd:restriction base="dms:Choice">
          <xsd:enumeration value="Rough"/>
          <xsd:enumeration value="Draft"/>
          <xsd:enumeration value="In Review"/>
          <xsd:enumeration value="Final"/>
        </xsd:restriction>
      </xsd:simpleType>
    </xsd:element>
    <xsd:element name="read_x0020_only" ma:index="14" nillable="true" ma:displayName="read only" ma:default="1" ma:format="" ma:internalName="read_x0020_only" ma:readOnly="fals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6557E3-5253-4B8F-8F77-2B6BBE1EF910}"/>
</file>

<file path=customXml/itemProps2.xml><?xml version="1.0" encoding="utf-8"?>
<ds:datastoreItem xmlns:ds="http://schemas.openxmlformats.org/officeDocument/2006/customXml" ds:itemID="{D281AA2D-67D0-4CF4-9CCE-4AB985AEAA38}"/>
</file>

<file path=customXml/itemProps3.xml><?xml version="1.0" encoding="utf-8"?>
<ds:datastoreItem xmlns:ds="http://schemas.openxmlformats.org/officeDocument/2006/customXml" ds:itemID="{CB499B55-8A65-4E67-B1C5-40832FD133C8}"/>
</file>

<file path=customXml/itemProps4.xml><?xml version="1.0" encoding="utf-8"?>
<ds:datastoreItem xmlns:ds="http://schemas.openxmlformats.org/officeDocument/2006/customXml" ds:itemID="{342B0A28-731B-42B3-8A57-F560FAFA0170}"/>
</file>

<file path=customXml/itemProps5.xml><?xml version="1.0" encoding="utf-8"?>
<ds:datastoreItem xmlns:ds="http://schemas.openxmlformats.org/officeDocument/2006/customXml" ds:itemID="{F9FB08BD-3E1A-499F-A663-92535D1A9E8C}"/>
</file>

<file path=docProps/app.xml><?xml version="1.0" encoding="utf-8"?>
<Properties xmlns="http://schemas.openxmlformats.org/officeDocument/2006/extended-properties" xmlns:vt="http://schemas.openxmlformats.org/officeDocument/2006/docPropsVTypes">
  <Template>Normal.dotm</Template>
  <TotalTime>49</TotalTime>
  <Pages>27</Pages>
  <Words>3193</Words>
  <Characters>18205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888Holdings</Company>
  <LinksUpToDate>false</LinksUpToDate>
  <CharactersWithSpaces>21356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Hila Zimmerman</dc:creator>
  <cp:keywords/>
  <dc:description/>
  <cp:lastModifiedBy>Hila Zimmerman</cp:lastModifiedBy>
  <cp:revision>3</cp:revision>
  <dcterms:created xsi:type="dcterms:W3CDTF">2016-05-23T11:58:00Z</dcterms:created>
  <dcterms:modified xsi:type="dcterms:W3CDTF">2016-05-23T12:47:00Z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0x0101006BB6595F9DAD4349B9708E489BCB34EC</vt:lpwstr>
  </property>
  <property fmtid="{D5CDD505-2E9C-101B-9397-08002B2CF9AE}" pid="3" name="_dlc_DocIdItemGuid">
    <vt:lpwstr>f8a6e160-f530-4451-92c1-93db87404dd5</vt:lpwstr>
  </property>
</Properties>
</file>