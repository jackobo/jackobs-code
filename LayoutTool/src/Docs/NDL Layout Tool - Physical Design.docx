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41B788" w14:textId="77777777" w:rsidR="004A098C" w:rsidRDefault="004A098C" w:rsidP="00B115EB">
      <w:pPr>
        <w:spacing w:line="360" w:lineRule="auto"/>
        <w:jc w:val="center"/>
        <w:rPr>
          <w:sz w:val="56"/>
          <w:szCs w:val="56"/>
        </w:rPr>
      </w:pPr>
    </w:p>
    <w:p w14:paraId="412AB9C4" w14:textId="77777777" w:rsidR="004A098C" w:rsidRDefault="004A098C" w:rsidP="00B115EB">
      <w:pPr>
        <w:spacing w:line="360" w:lineRule="auto"/>
        <w:jc w:val="center"/>
        <w:rPr>
          <w:sz w:val="56"/>
          <w:szCs w:val="56"/>
        </w:rPr>
      </w:pPr>
    </w:p>
    <w:p w14:paraId="1F257A7C" w14:textId="77777777" w:rsidR="004A098C" w:rsidRDefault="004A098C" w:rsidP="00B115EB">
      <w:pPr>
        <w:spacing w:line="360" w:lineRule="auto"/>
        <w:jc w:val="center"/>
        <w:rPr>
          <w:sz w:val="56"/>
          <w:szCs w:val="56"/>
        </w:rPr>
      </w:pPr>
    </w:p>
    <w:p w14:paraId="7BD89832" w14:textId="2337CC0E" w:rsidR="004A098C" w:rsidRDefault="00F26715" w:rsidP="00B115EB">
      <w:pPr>
        <w:pBdr>
          <w:bottom w:val="single" w:sz="6" w:space="1" w:color="auto"/>
        </w:pBdr>
        <w:spacing w:line="360" w:lineRule="auto"/>
        <w:jc w:val="center"/>
        <w:rPr>
          <w:rFonts w:asciiTheme="majorHAnsi" w:hAnsiTheme="majorHAnsi"/>
          <w:color w:val="5B9BD5" w:themeColor="accent1"/>
          <w:sz w:val="56"/>
          <w:szCs w:val="56"/>
        </w:rPr>
      </w:pPr>
      <w:proofErr w:type="spellStart"/>
      <w:r>
        <w:rPr>
          <w:rFonts w:asciiTheme="majorHAnsi" w:hAnsiTheme="majorHAnsi"/>
          <w:color w:val="5B9BD5" w:themeColor="accent1"/>
          <w:sz w:val="56"/>
          <w:szCs w:val="56"/>
        </w:rPr>
        <w:t>NDL</w:t>
      </w:r>
      <w:proofErr w:type="spellEnd"/>
      <w:r>
        <w:rPr>
          <w:rFonts w:asciiTheme="majorHAnsi" w:hAnsiTheme="majorHAnsi"/>
          <w:color w:val="5B9BD5" w:themeColor="accent1"/>
          <w:sz w:val="56"/>
          <w:szCs w:val="56"/>
        </w:rPr>
        <w:t xml:space="preserve"> Layout Tool</w:t>
      </w:r>
    </w:p>
    <w:p w14:paraId="3F53BC5C" w14:textId="36DABB77" w:rsidR="004A098C" w:rsidRPr="00656234" w:rsidRDefault="00F26715" w:rsidP="00AA57D2">
      <w:pPr>
        <w:spacing w:line="360" w:lineRule="auto"/>
        <w:jc w:val="center"/>
        <w:rPr>
          <w:sz w:val="48"/>
          <w:szCs w:val="48"/>
        </w:rPr>
      </w:pPr>
      <w:r>
        <w:rPr>
          <w:sz w:val="48"/>
          <w:szCs w:val="48"/>
        </w:rPr>
        <w:t>Product</w:t>
      </w:r>
      <w:r w:rsidR="002247DD">
        <w:rPr>
          <w:sz w:val="48"/>
          <w:szCs w:val="48"/>
        </w:rPr>
        <w:t xml:space="preserve"> </w:t>
      </w:r>
      <w:del w:id="0" w:author="Florin Iacob" w:date="2016-06-14T09:04:00Z">
        <w:r w:rsidR="002247DD" w:rsidDel="00AA57D2">
          <w:rPr>
            <w:sz w:val="48"/>
            <w:szCs w:val="48"/>
          </w:rPr>
          <w:delText>BRD</w:delText>
        </w:r>
      </w:del>
      <w:ins w:id="1" w:author="Florin Iacob" w:date="2016-06-14T09:04:00Z">
        <w:r w:rsidR="00AA57D2">
          <w:rPr>
            <w:sz w:val="48"/>
            <w:szCs w:val="48"/>
          </w:rPr>
          <w:t>Physical Design</w:t>
        </w:r>
      </w:ins>
    </w:p>
    <w:p w14:paraId="0A6DFB8D" w14:textId="77777777" w:rsidR="004A098C" w:rsidRDefault="004A098C" w:rsidP="00B115EB">
      <w:pPr>
        <w:spacing w:line="360" w:lineRule="auto"/>
        <w:jc w:val="center"/>
        <w:rPr>
          <w:sz w:val="56"/>
          <w:szCs w:val="56"/>
        </w:rPr>
      </w:pPr>
    </w:p>
    <w:p w14:paraId="385819CE" w14:textId="77777777" w:rsidR="004A098C" w:rsidRDefault="004A098C" w:rsidP="00B115EB">
      <w:pPr>
        <w:spacing w:line="360" w:lineRule="auto"/>
        <w:jc w:val="center"/>
        <w:rPr>
          <w:sz w:val="56"/>
          <w:szCs w:val="56"/>
        </w:rPr>
      </w:pPr>
    </w:p>
    <w:p w14:paraId="26E2B58D" w14:textId="77777777" w:rsidR="004A098C" w:rsidRPr="004A098C" w:rsidRDefault="004A098C" w:rsidP="00B115EB">
      <w:pPr>
        <w:spacing w:line="360" w:lineRule="auto"/>
        <w:jc w:val="center"/>
        <w:rPr>
          <w:sz w:val="36"/>
          <w:szCs w:val="36"/>
        </w:rPr>
      </w:pPr>
    </w:p>
    <w:p w14:paraId="625BA129" w14:textId="3285E08F" w:rsidR="004A098C" w:rsidRPr="00D7677C" w:rsidRDefault="00F26715" w:rsidP="00B115EB">
      <w:pPr>
        <w:spacing w:line="360" w:lineRule="auto"/>
        <w:jc w:val="center"/>
        <w:rPr>
          <w:sz w:val="32"/>
          <w:szCs w:val="32"/>
        </w:rPr>
      </w:pPr>
      <w:del w:id="2" w:author="Florin Iacob" w:date="2016-06-14T09:04:00Z">
        <w:r w:rsidDel="00AA57D2">
          <w:rPr>
            <w:sz w:val="32"/>
            <w:szCs w:val="32"/>
          </w:rPr>
          <w:delText>March</w:delText>
        </w:r>
        <w:r w:rsidR="002247DD" w:rsidDel="00AA57D2">
          <w:rPr>
            <w:sz w:val="32"/>
            <w:szCs w:val="32"/>
          </w:rPr>
          <w:delText xml:space="preserve"> </w:delText>
        </w:r>
      </w:del>
      <w:ins w:id="3" w:author="Florin Iacob" w:date="2016-06-14T09:04:00Z">
        <w:r w:rsidR="00AA57D2">
          <w:rPr>
            <w:sz w:val="32"/>
            <w:szCs w:val="32"/>
          </w:rPr>
          <w:t xml:space="preserve">June </w:t>
        </w:r>
      </w:ins>
      <w:r w:rsidR="002247DD">
        <w:rPr>
          <w:sz w:val="32"/>
          <w:szCs w:val="32"/>
        </w:rPr>
        <w:t>2016</w:t>
      </w:r>
    </w:p>
    <w:p w14:paraId="704291E9" w14:textId="2C137FAC" w:rsidR="004A098C" w:rsidRDefault="004A098C">
      <w:pPr>
        <w:spacing w:line="360" w:lineRule="auto"/>
        <w:jc w:val="center"/>
        <w:rPr>
          <w:sz w:val="32"/>
          <w:szCs w:val="32"/>
        </w:rPr>
      </w:pPr>
      <w:r w:rsidRPr="00D7677C">
        <w:rPr>
          <w:sz w:val="32"/>
          <w:szCs w:val="32"/>
        </w:rPr>
        <w:t xml:space="preserve">By: </w:t>
      </w:r>
      <w:del w:id="4" w:author="Florin Iacob" w:date="2016-06-14T09:04:00Z">
        <w:r w:rsidRPr="00D7677C" w:rsidDel="00AA57D2">
          <w:rPr>
            <w:sz w:val="32"/>
            <w:szCs w:val="32"/>
          </w:rPr>
          <w:delText>Hila Zimmerman</w:delText>
        </w:r>
      </w:del>
      <w:ins w:id="5" w:author="Florin Iacob" w:date="2016-06-14T09:04:00Z">
        <w:r w:rsidR="00AA57D2">
          <w:rPr>
            <w:sz w:val="32"/>
            <w:szCs w:val="32"/>
          </w:rPr>
          <w:t>Florin Iacob</w:t>
        </w:r>
      </w:ins>
    </w:p>
    <w:p w14:paraId="2240A423" w14:textId="0DB55B1E" w:rsidR="00B52A1C" w:rsidRPr="00D7677C" w:rsidRDefault="00B52A1C" w:rsidP="00B115EB">
      <w:pPr>
        <w:spacing w:line="360" w:lineRule="auto"/>
        <w:jc w:val="center"/>
        <w:rPr>
          <w:sz w:val="32"/>
          <w:szCs w:val="32"/>
        </w:rPr>
      </w:pPr>
      <w:proofErr w:type="spellStart"/>
      <w:r>
        <w:rPr>
          <w:sz w:val="32"/>
          <w:szCs w:val="32"/>
        </w:rPr>
        <w:t>V1.0</w:t>
      </w:r>
      <w:proofErr w:type="spellEnd"/>
    </w:p>
    <w:p w14:paraId="44E486B0" w14:textId="77777777" w:rsidR="004A098C" w:rsidRDefault="004A098C" w:rsidP="00B115EB">
      <w:pPr>
        <w:spacing w:line="360" w:lineRule="auto"/>
        <w:jc w:val="center"/>
        <w:rPr>
          <w:sz w:val="36"/>
          <w:szCs w:val="36"/>
        </w:rPr>
      </w:pPr>
    </w:p>
    <w:p w14:paraId="0E0FEF46" w14:textId="77777777" w:rsidR="004A098C" w:rsidRDefault="004A098C" w:rsidP="00B115EB">
      <w:pPr>
        <w:spacing w:line="360" w:lineRule="auto"/>
        <w:jc w:val="center"/>
        <w:rPr>
          <w:sz w:val="36"/>
          <w:szCs w:val="36"/>
        </w:rPr>
      </w:pPr>
    </w:p>
    <w:p w14:paraId="687FE5E1" w14:textId="77777777" w:rsidR="004A098C" w:rsidRPr="004A098C" w:rsidRDefault="004A098C">
      <w:pPr>
        <w:pStyle w:val="1Title"/>
        <w:numPr>
          <w:ilvl w:val="0"/>
          <w:numId w:val="0"/>
        </w:numPr>
        <w:ind w:left="360" w:hanging="360"/>
        <w:rPr>
          <w:rStyle w:val="Emphasis"/>
          <w:rFonts w:asciiTheme="minorHAnsi" w:eastAsiaTheme="minorEastAsia" w:hAnsiTheme="minorHAnsi" w:cstheme="minorBidi"/>
          <w:i w:val="0"/>
          <w:iCs w:val="0"/>
          <w:caps w:val="0"/>
          <w:color w:val="2E74B5" w:themeColor="accent1" w:themeShade="BF"/>
          <w:sz w:val="21"/>
          <w:szCs w:val="21"/>
          <w:rtl/>
        </w:rPr>
        <w:pPrChange w:id="6" w:author="Florin Iacob" w:date="2016-06-14T11:49:00Z">
          <w:pPr>
            <w:pStyle w:val="IntenseQuote"/>
            <w:spacing w:line="360" w:lineRule="auto"/>
          </w:pPr>
        </w:pPrChange>
      </w:pPr>
      <w:bookmarkStart w:id="7" w:name="_Toc425779309"/>
      <w:r w:rsidRPr="00635501">
        <w:rPr>
          <w:rStyle w:val="Emphasis"/>
          <w:i w:val="0"/>
          <w:iCs w:val="0"/>
          <w:color w:val="2E74B5" w:themeColor="accent1" w:themeShade="BF"/>
          <w:rPrChange w:id="8" w:author="Florin Iacob" w:date="2016-06-14T11:49:00Z">
            <w:rPr>
              <w:rStyle w:val="Emphasis"/>
              <w:i w:val="0"/>
              <w:iCs w:val="0"/>
              <w:color w:val="2E74B5" w:themeColor="accent1" w:themeShade="BF"/>
            </w:rPr>
          </w:rPrChange>
        </w:rPr>
        <w:lastRenderedPageBreak/>
        <w:t>Revision</w:t>
      </w:r>
      <w:r w:rsidRPr="004A098C">
        <w:rPr>
          <w:rStyle w:val="Emphasis"/>
          <w:i w:val="0"/>
          <w:iCs w:val="0"/>
          <w:color w:val="2E74B5" w:themeColor="accent1" w:themeShade="BF"/>
        </w:rPr>
        <w:t xml:space="preserve"> Table</w:t>
      </w:r>
      <w:bookmarkEnd w:id="7"/>
    </w:p>
    <w:tbl>
      <w:tblPr>
        <w:tblW w:w="9601"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Change w:id="9" w:author="Florin Iacob" w:date="2016-06-14T09:52:00Z">
          <w:tblPr>
            <w:tblW w:w="9601"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PrChange>
      </w:tblPr>
      <w:tblGrid>
        <w:gridCol w:w="466"/>
        <w:gridCol w:w="1134"/>
        <w:gridCol w:w="1418"/>
        <w:gridCol w:w="1417"/>
        <w:gridCol w:w="5166"/>
        <w:tblGridChange w:id="10">
          <w:tblGrid>
            <w:gridCol w:w="466"/>
            <w:gridCol w:w="851"/>
            <w:gridCol w:w="992"/>
            <w:gridCol w:w="1417"/>
            <w:gridCol w:w="5875"/>
          </w:tblGrid>
        </w:tblGridChange>
      </w:tblGrid>
      <w:tr w:rsidR="004A098C" w:rsidRPr="00A9758B" w14:paraId="0A4BDB43" w14:textId="77777777" w:rsidTr="008D4783">
        <w:trPr>
          <w:cantSplit/>
          <w:trHeight w:val="309"/>
          <w:tblHeader/>
          <w:trPrChange w:id="11" w:author="Florin Iacob" w:date="2016-06-14T09:52:00Z">
            <w:trPr>
              <w:cantSplit/>
              <w:trHeight w:val="309"/>
              <w:tblHeader/>
            </w:trPr>
          </w:trPrChange>
        </w:trPr>
        <w:tc>
          <w:tcPr>
            <w:tcW w:w="466" w:type="dxa"/>
            <w:shd w:val="clear" w:color="auto" w:fill="D9D9D9"/>
            <w:vAlign w:val="center"/>
            <w:tcPrChange w:id="12" w:author="Florin Iacob" w:date="2016-06-14T09:52:00Z">
              <w:tcPr>
                <w:tcW w:w="466" w:type="dxa"/>
                <w:shd w:val="clear" w:color="auto" w:fill="D9D9D9"/>
                <w:vAlign w:val="center"/>
              </w:tcPr>
            </w:tcPrChange>
          </w:tcPr>
          <w:p w14:paraId="0DA2E26D" w14:textId="77777777" w:rsidR="004A098C" w:rsidRPr="000E7723" w:rsidRDefault="004A098C" w:rsidP="002247DD">
            <w:pPr>
              <w:tabs>
                <w:tab w:val="left" w:pos="132"/>
              </w:tabs>
              <w:spacing w:after="0" w:line="360" w:lineRule="auto"/>
              <w:rPr>
                <w:rStyle w:val="Emphasis"/>
                <w:rFonts w:asciiTheme="majorHAnsi" w:eastAsiaTheme="majorEastAsia" w:hAnsiTheme="majorHAnsi" w:cstheme="minorHAnsi"/>
                <w:caps/>
                <w:sz w:val="18"/>
                <w:szCs w:val="18"/>
              </w:rPr>
            </w:pPr>
            <w:r w:rsidRPr="000E7723">
              <w:rPr>
                <w:rStyle w:val="Emphasis"/>
                <w:rFonts w:cstheme="minorHAnsi"/>
                <w:sz w:val="18"/>
                <w:szCs w:val="18"/>
              </w:rPr>
              <w:t>Ver.</w:t>
            </w:r>
          </w:p>
        </w:tc>
        <w:tc>
          <w:tcPr>
            <w:tcW w:w="1134" w:type="dxa"/>
            <w:shd w:val="clear" w:color="auto" w:fill="D9D9D9"/>
            <w:vAlign w:val="center"/>
            <w:tcPrChange w:id="13" w:author="Florin Iacob" w:date="2016-06-14T09:52:00Z">
              <w:tcPr>
                <w:tcW w:w="851" w:type="dxa"/>
                <w:shd w:val="clear" w:color="auto" w:fill="D9D9D9"/>
                <w:vAlign w:val="center"/>
              </w:tcPr>
            </w:tcPrChange>
          </w:tcPr>
          <w:p w14:paraId="3CD52279" w14:textId="77777777" w:rsidR="004A098C" w:rsidRPr="000E7723" w:rsidRDefault="004A098C" w:rsidP="002247DD">
            <w:pPr>
              <w:tabs>
                <w:tab w:val="left" w:pos="132"/>
              </w:tabs>
              <w:spacing w:after="0" w:line="360" w:lineRule="auto"/>
              <w:rPr>
                <w:rStyle w:val="Emphasis"/>
                <w:rFonts w:cstheme="minorHAnsi"/>
                <w:sz w:val="18"/>
                <w:szCs w:val="18"/>
              </w:rPr>
            </w:pPr>
            <w:r w:rsidRPr="000E7723">
              <w:rPr>
                <w:rStyle w:val="Emphasis"/>
                <w:rFonts w:cstheme="minorHAnsi"/>
                <w:sz w:val="18"/>
                <w:szCs w:val="18"/>
              </w:rPr>
              <w:t>Date</w:t>
            </w:r>
          </w:p>
        </w:tc>
        <w:tc>
          <w:tcPr>
            <w:tcW w:w="1418" w:type="dxa"/>
            <w:shd w:val="clear" w:color="auto" w:fill="D9D9D9"/>
            <w:vAlign w:val="center"/>
            <w:tcPrChange w:id="14" w:author="Florin Iacob" w:date="2016-06-14T09:52:00Z">
              <w:tcPr>
                <w:tcW w:w="992" w:type="dxa"/>
                <w:shd w:val="clear" w:color="auto" w:fill="D9D9D9"/>
                <w:vAlign w:val="center"/>
              </w:tcPr>
            </w:tcPrChange>
          </w:tcPr>
          <w:p w14:paraId="5798629C" w14:textId="34B0ECAA" w:rsidR="004A098C" w:rsidRPr="000E7723" w:rsidRDefault="006B2885" w:rsidP="002247DD">
            <w:pPr>
              <w:tabs>
                <w:tab w:val="left" w:pos="132"/>
              </w:tabs>
              <w:spacing w:after="0" w:line="360" w:lineRule="auto"/>
              <w:rPr>
                <w:rStyle w:val="Emphasis"/>
                <w:rFonts w:cstheme="minorHAnsi"/>
                <w:sz w:val="18"/>
                <w:szCs w:val="18"/>
              </w:rPr>
            </w:pPr>
            <w:r w:rsidRPr="000E7723">
              <w:rPr>
                <w:rStyle w:val="Emphasis"/>
                <w:rFonts w:cstheme="minorHAnsi"/>
                <w:sz w:val="18"/>
                <w:szCs w:val="18"/>
              </w:rPr>
              <w:t>Updat</w:t>
            </w:r>
            <w:r w:rsidR="00DE2D8A" w:rsidRPr="000E7723">
              <w:rPr>
                <w:rStyle w:val="Emphasis"/>
                <w:rFonts w:cstheme="minorHAnsi"/>
                <w:sz w:val="18"/>
                <w:szCs w:val="18"/>
              </w:rPr>
              <w:t>ed</w:t>
            </w:r>
            <w:r w:rsidR="004A098C" w:rsidRPr="000E7723">
              <w:rPr>
                <w:rStyle w:val="Emphasis"/>
                <w:rFonts w:cstheme="minorHAnsi"/>
                <w:sz w:val="18"/>
                <w:szCs w:val="18"/>
              </w:rPr>
              <w:t xml:space="preserve"> by</w:t>
            </w:r>
          </w:p>
        </w:tc>
        <w:tc>
          <w:tcPr>
            <w:tcW w:w="1417" w:type="dxa"/>
            <w:shd w:val="clear" w:color="auto" w:fill="D9D9D9"/>
            <w:vAlign w:val="center"/>
            <w:tcPrChange w:id="15" w:author="Florin Iacob" w:date="2016-06-14T09:52:00Z">
              <w:tcPr>
                <w:tcW w:w="1417" w:type="dxa"/>
                <w:shd w:val="clear" w:color="auto" w:fill="D9D9D9"/>
                <w:vAlign w:val="center"/>
              </w:tcPr>
            </w:tcPrChange>
          </w:tcPr>
          <w:p w14:paraId="0C0BCEAC" w14:textId="77777777" w:rsidR="004A098C" w:rsidRPr="000E7723" w:rsidRDefault="004A098C" w:rsidP="002247DD">
            <w:pPr>
              <w:tabs>
                <w:tab w:val="left" w:pos="132"/>
              </w:tabs>
              <w:spacing w:after="0" w:line="360" w:lineRule="auto"/>
              <w:rPr>
                <w:rStyle w:val="Emphasis"/>
                <w:rFonts w:cstheme="minorHAnsi"/>
                <w:sz w:val="18"/>
                <w:szCs w:val="18"/>
              </w:rPr>
            </w:pPr>
            <w:r w:rsidRPr="000E7723">
              <w:rPr>
                <w:rStyle w:val="Emphasis"/>
                <w:rFonts w:cstheme="minorHAnsi"/>
                <w:sz w:val="18"/>
                <w:szCs w:val="18"/>
              </w:rPr>
              <w:t>Updated Sections</w:t>
            </w:r>
          </w:p>
        </w:tc>
        <w:tc>
          <w:tcPr>
            <w:tcW w:w="5166" w:type="dxa"/>
            <w:shd w:val="clear" w:color="auto" w:fill="D9D9D9"/>
            <w:vAlign w:val="center"/>
            <w:tcPrChange w:id="16" w:author="Florin Iacob" w:date="2016-06-14T09:52:00Z">
              <w:tcPr>
                <w:tcW w:w="5875" w:type="dxa"/>
                <w:shd w:val="clear" w:color="auto" w:fill="D9D9D9"/>
                <w:vAlign w:val="center"/>
              </w:tcPr>
            </w:tcPrChange>
          </w:tcPr>
          <w:p w14:paraId="3C04415A" w14:textId="77777777" w:rsidR="004A098C" w:rsidRPr="000E7723" w:rsidRDefault="004A098C" w:rsidP="002247DD">
            <w:pPr>
              <w:tabs>
                <w:tab w:val="left" w:pos="132"/>
              </w:tabs>
              <w:spacing w:after="0" w:line="360" w:lineRule="auto"/>
              <w:rPr>
                <w:rStyle w:val="Emphasis"/>
                <w:rFonts w:cstheme="minorHAnsi"/>
                <w:sz w:val="18"/>
                <w:szCs w:val="18"/>
                <w:rtl/>
              </w:rPr>
            </w:pPr>
            <w:r w:rsidRPr="000E7723">
              <w:rPr>
                <w:rStyle w:val="Emphasis"/>
                <w:rFonts w:cstheme="minorHAnsi"/>
                <w:sz w:val="18"/>
                <w:szCs w:val="18"/>
              </w:rPr>
              <w:t>Comments</w:t>
            </w:r>
          </w:p>
        </w:tc>
      </w:tr>
      <w:tr w:rsidR="004A098C" w:rsidRPr="00A9758B" w14:paraId="4F06EE94" w14:textId="77777777" w:rsidTr="008D4783">
        <w:trPr>
          <w:cantSplit/>
          <w:trHeight w:val="241"/>
          <w:trPrChange w:id="17" w:author="Florin Iacob" w:date="2016-06-14T09:52:00Z">
            <w:trPr>
              <w:cantSplit/>
              <w:trHeight w:val="241"/>
            </w:trPr>
          </w:trPrChange>
        </w:trPr>
        <w:tc>
          <w:tcPr>
            <w:tcW w:w="466" w:type="dxa"/>
            <w:vAlign w:val="center"/>
            <w:tcPrChange w:id="18" w:author="Florin Iacob" w:date="2016-06-14T09:52:00Z">
              <w:tcPr>
                <w:tcW w:w="466" w:type="dxa"/>
                <w:vAlign w:val="center"/>
              </w:tcPr>
            </w:tcPrChange>
          </w:tcPr>
          <w:p w14:paraId="1B274A58" w14:textId="77777777" w:rsidR="004A098C" w:rsidRPr="00A9758B" w:rsidRDefault="004A098C" w:rsidP="00B06C2C">
            <w:pPr>
              <w:pStyle w:val="NONNumbering"/>
              <w:rPr>
                <w:rStyle w:val="Strong"/>
                <w:rFonts w:cstheme="minorHAnsi"/>
                <w:b w:val="0"/>
                <w:bCs w:val="0"/>
              </w:rPr>
            </w:pPr>
            <w:r w:rsidRPr="00A9758B">
              <w:rPr>
                <w:rStyle w:val="Strong"/>
                <w:rFonts w:cstheme="minorHAnsi"/>
              </w:rPr>
              <w:t>1.0</w:t>
            </w:r>
          </w:p>
        </w:tc>
        <w:tc>
          <w:tcPr>
            <w:tcW w:w="1134" w:type="dxa"/>
            <w:vAlign w:val="center"/>
            <w:tcPrChange w:id="19" w:author="Florin Iacob" w:date="2016-06-14T09:52:00Z">
              <w:tcPr>
                <w:tcW w:w="851" w:type="dxa"/>
                <w:vAlign w:val="center"/>
              </w:tcPr>
            </w:tcPrChange>
          </w:tcPr>
          <w:p w14:paraId="4D5BE3DD" w14:textId="28814916" w:rsidR="004A098C" w:rsidRPr="00A9758B" w:rsidRDefault="008D4783" w:rsidP="00B06C2C">
            <w:pPr>
              <w:pStyle w:val="NONNumbering"/>
              <w:rPr>
                <w:rStyle w:val="Strong"/>
                <w:rFonts w:cstheme="minorHAnsi"/>
                <w:b w:val="0"/>
                <w:bCs w:val="0"/>
              </w:rPr>
            </w:pPr>
            <w:ins w:id="20" w:author="Florin Iacob" w:date="2016-06-14T09:52:00Z">
              <w:r>
                <w:rPr>
                  <w:rStyle w:val="Strong"/>
                  <w:rFonts w:cstheme="minorHAnsi"/>
                  <w:b w:val="0"/>
                  <w:bCs w:val="0"/>
                </w:rPr>
                <w:t>14.06.2016</w:t>
              </w:r>
            </w:ins>
          </w:p>
        </w:tc>
        <w:tc>
          <w:tcPr>
            <w:tcW w:w="1418" w:type="dxa"/>
            <w:vAlign w:val="center"/>
            <w:tcPrChange w:id="21" w:author="Florin Iacob" w:date="2016-06-14T09:52:00Z">
              <w:tcPr>
                <w:tcW w:w="992" w:type="dxa"/>
                <w:vAlign w:val="center"/>
              </w:tcPr>
            </w:tcPrChange>
          </w:tcPr>
          <w:p w14:paraId="59418394" w14:textId="0AFB558F" w:rsidR="004A098C" w:rsidRPr="00A9758B" w:rsidRDefault="004A098C" w:rsidP="00B06C2C">
            <w:pPr>
              <w:pStyle w:val="NONNumbering"/>
              <w:rPr>
                <w:rStyle w:val="Strong"/>
                <w:rFonts w:cstheme="minorHAnsi"/>
                <w:b w:val="0"/>
                <w:bCs w:val="0"/>
              </w:rPr>
            </w:pPr>
            <w:del w:id="22" w:author="Florin Iacob" w:date="2016-06-14T09:52:00Z">
              <w:r w:rsidDel="008D4783">
                <w:rPr>
                  <w:rStyle w:val="Strong"/>
                  <w:rFonts w:cstheme="minorHAnsi"/>
                </w:rPr>
                <w:delText>Hila Z.</w:delText>
              </w:r>
            </w:del>
            <w:ins w:id="23" w:author="Florin Iacob" w:date="2016-06-14T09:52:00Z">
              <w:r w:rsidR="008D4783">
                <w:rPr>
                  <w:rStyle w:val="Strong"/>
                  <w:rFonts w:cstheme="minorHAnsi"/>
                </w:rPr>
                <w:t>Florin Iacob</w:t>
              </w:r>
            </w:ins>
          </w:p>
        </w:tc>
        <w:tc>
          <w:tcPr>
            <w:tcW w:w="1417" w:type="dxa"/>
            <w:vAlign w:val="center"/>
            <w:tcPrChange w:id="24" w:author="Florin Iacob" w:date="2016-06-14T09:52:00Z">
              <w:tcPr>
                <w:tcW w:w="1417" w:type="dxa"/>
                <w:vAlign w:val="center"/>
              </w:tcPr>
            </w:tcPrChange>
          </w:tcPr>
          <w:p w14:paraId="4161ACFE" w14:textId="77777777" w:rsidR="004A098C" w:rsidRPr="00A9758B" w:rsidRDefault="004A098C" w:rsidP="00B06C2C">
            <w:pPr>
              <w:pStyle w:val="NONNumbering"/>
              <w:rPr>
                <w:rStyle w:val="Strong"/>
                <w:rFonts w:cstheme="minorHAnsi"/>
                <w:b w:val="0"/>
                <w:bCs w:val="0"/>
              </w:rPr>
            </w:pPr>
          </w:p>
        </w:tc>
        <w:tc>
          <w:tcPr>
            <w:tcW w:w="5166" w:type="dxa"/>
            <w:vAlign w:val="center"/>
            <w:tcPrChange w:id="25" w:author="Florin Iacob" w:date="2016-06-14T09:52:00Z">
              <w:tcPr>
                <w:tcW w:w="5875" w:type="dxa"/>
                <w:vAlign w:val="center"/>
              </w:tcPr>
            </w:tcPrChange>
          </w:tcPr>
          <w:p w14:paraId="5B365926" w14:textId="77777777" w:rsidR="004A098C" w:rsidRPr="00A9758B" w:rsidRDefault="004A098C" w:rsidP="00B06C2C">
            <w:pPr>
              <w:pStyle w:val="NONNumbering"/>
              <w:rPr>
                <w:rStyle w:val="Strong"/>
                <w:rFonts w:cstheme="minorHAnsi"/>
                <w:b w:val="0"/>
                <w:bCs w:val="0"/>
              </w:rPr>
            </w:pPr>
            <w:r>
              <w:rPr>
                <w:rStyle w:val="Strong"/>
                <w:rFonts w:cstheme="minorHAnsi"/>
              </w:rPr>
              <w:t>New Document</w:t>
            </w:r>
          </w:p>
        </w:tc>
      </w:tr>
      <w:tr w:rsidR="004A098C" w:rsidRPr="00A9758B" w14:paraId="18D1A517" w14:textId="77777777" w:rsidTr="008D4783">
        <w:trPr>
          <w:cantSplit/>
          <w:trHeight w:val="241"/>
          <w:trPrChange w:id="26" w:author="Florin Iacob" w:date="2016-06-14T09:52:00Z">
            <w:trPr>
              <w:cantSplit/>
              <w:trHeight w:val="241"/>
            </w:trPr>
          </w:trPrChange>
        </w:trPr>
        <w:tc>
          <w:tcPr>
            <w:tcW w:w="466" w:type="dxa"/>
            <w:vAlign w:val="center"/>
            <w:tcPrChange w:id="27" w:author="Florin Iacob" w:date="2016-06-14T09:52:00Z">
              <w:tcPr>
                <w:tcW w:w="466" w:type="dxa"/>
                <w:vAlign w:val="center"/>
              </w:tcPr>
            </w:tcPrChange>
          </w:tcPr>
          <w:p w14:paraId="57FB938F" w14:textId="140296ED" w:rsidR="004A098C" w:rsidRPr="000F16AE" w:rsidRDefault="004A098C" w:rsidP="00B06C2C">
            <w:pPr>
              <w:pStyle w:val="NONNumbering"/>
            </w:pPr>
          </w:p>
        </w:tc>
        <w:tc>
          <w:tcPr>
            <w:tcW w:w="1134" w:type="dxa"/>
            <w:vAlign w:val="center"/>
            <w:tcPrChange w:id="28" w:author="Florin Iacob" w:date="2016-06-14T09:52:00Z">
              <w:tcPr>
                <w:tcW w:w="851" w:type="dxa"/>
                <w:vAlign w:val="center"/>
              </w:tcPr>
            </w:tcPrChange>
          </w:tcPr>
          <w:p w14:paraId="6958AF16" w14:textId="670DF623" w:rsidR="004A098C" w:rsidRPr="000F16AE" w:rsidRDefault="000E7723" w:rsidP="00B06C2C">
            <w:pPr>
              <w:pStyle w:val="NONNumbering"/>
            </w:pPr>
            <w:del w:id="29" w:author="Florin Iacob" w:date="2016-06-14T09:52:00Z">
              <w:r w:rsidDel="008D4783">
                <w:delText>23.5.16</w:delText>
              </w:r>
            </w:del>
          </w:p>
        </w:tc>
        <w:tc>
          <w:tcPr>
            <w:tcW w:w="1418" w:type="dxa"/>
            <w:vAlign w:val="center"/>
            <w:tcPrChange w:id="30" w:author="Florin Iacob" w:date="2016-06-14T09:52:00Z">
              <w:tcPr>
                <w:tcW w:w="992" w:type="dxa"/>
                <w:vAlign w:val="center"/>
              </w:tcPr>
            </w:tcPrChange>
          </w:tcPr>
          <w:p w14:paraId="0A41CC8A" w14:textId="742FC191" w:rsidR="004A098C" w:rsidRPr="000F16AE" w:rsidRDefault="004A098C" w:rsidP="00B06C2C">
            <w:pPr>
              <w:pStyle w:val="NONNumbering"/>
            </w:pPr>
          </w:p>
        </w:tc>
        <w:tc>
          <w:tcPr>
            <w:tcW w:w="1417" w:type="dxa"/>
            <w:vAlign w:val="center"/>
            <w:tcPrChange w:id="31" w:author="Florin Iacob" w:date="2016-06-14T09:52:00Z">
              <w:tcPr>
                <w:tcW w:w="1417" w:type="dxa"/>
                <w:vAlign w:val="center"/>
              </w:tcPr>
            </w:tcPrChange>
          </w:tcPr>
          <w:p w14:paraId="1950930A" w14:textId="77777777" w:rsidR="004A098C" w:rsidRPr="00A9758B" w:rsidRDefault="004A098C" w:rsidP="00B06C2C">
            <w:pPr>
              <w:pStyle w:val="NONNumbering"/>
              <w:rPr>
                <w:rStyle w:val="Strong"/>
                <w:rFonts w:cstheme="minorHAnsi"/>
                <w:b w:val="0"/>
                <w:bCs w:val="0"/>
              </w:rPr>
            </w:pPr>
          </w:p>
        </w:tc>
        <w:tc>
          <w:tcPr>
            <w:tcW w:w="5166" w:type="dxa"/>
            <w:vAlign w:val="center"/>
            <w:tcPrChange w:id="32" w:author="Florin Iacob" w:date="2016-06-14T09:52:00Z">
              <w:tcPr>
                <w:tcW w:w="5875" w:type="dxa"/>
                <w:vAlign w:val="center"/>
              </w:tcPr>
            </w:tcPrChange>
          </w:tcPr>
          <w:p w14:paraId="4325B65B" w14:textId="23C5BEA7" w:rsidR="004A098C" w:rsidRPr="000F16AE" w:rsidRDefault="004A098C" w:rsidP="00B06C2C">
            <w:pPr>
              <w:pStyle w:val="NONNumbering"/>
            </w:pPr>
          </w:p>
        </w:tc>
      </w:tr>
      <w:tr w:rsidR="004A098C" w:rsidRPr="00A9758B" w14:paraId="0AAA1DB7" w14:textId="77777777" w:rsidTr="008D4783">
        <w:trPr>
          <w:cantSplit/>
          <w:trHeight w:val="241"/>
          <w:trPrChange w:id="33" w:author="Florin Iacob" w:date="2016-06-14T09:52:00Z">
            <w:trPr>
              <w:cantSplit/>
              <w:trHeight w:val="241"/>
            </w:trPr>
          </w:trPrChange>
        </w:trPr>
        <w:tc>
          <w:tcPr>
            <w:tcW w:w="466" w:type="dxa"/>
            <w:vAlign w:val="center"/>
            <w:tcPrChange w:id="34" w:author="Florin Iacob" w:date="2016-06-14T09:52:00Z">
              <w:tcPr>
                <w:tcW w:w="466" w:type="dxa"/>
                <w:vAlign w:val="center"/>
              </w:tcPr>
            </w:tcPrChange>
          </w:tcPr>
          <w:p w14:paraId="3DB729A4" w14:textId="783673E2" w:rsidR="004A098C" w:rsidRPr="000F16AE" w:rsidRDefault="004A098C" w:rsidP="00B06C2C">
            <w:pPr>
              <w:pStyle w:val="NONNumbering"/>
            </w:pPr>
          </w:p>
        </w:tc>
        <w:tc>
          <w:tcPr>
            <w:tcW w:w="1134" w:type="dxa"/>
            <w:vAlign w:val="center"/>
            <w:tcPrChange w:id="35" w:author="Florin Iacob" w:date="2016-06-14T09:52:00Z">
              <w:tcPr>
                <w:tcW w:w="851" w:type="dxa"/>
                <w:vAlign w:val="center"/>
              </w:tcPr>
            </w:tcPrChange>
          </w:tcPr>
          <w:p w14:paraId="36C53A97" w14:textId="48FEF62A" w:rsidR="004A098C" w:rsidRPr="00DE2D8A" w:rsidRDefault="004A098C" w:rsidP="00B06C2C">
            <w:pPr>
              <w:pStyle w:val="NONNumbering"/>
            </w:pPr>
          </w:p>
        </w:tc>
        <w:tc>
          <w:tcPr>
            <w:tcW w:w="1418" w:type="dxa"/>
            <w:vAlign w:val="center"/>
            <w:tcPrChange w:id="36" w:author="Florin Iacob" w:date="2016-06-14T09:52:00Z">
              <w:tcPr>
                <w:tcW w:w="992" w:type="dxa"/>
                <w:vAlign w:val="center"/>
              </w:tcPr>
            </w:tcPrChange>
          </w:tcPr>
          <w:p w14:paraId="47658DAB" w14:textId="5FB54AAF" w:rsidR="004A098C" w:rsidRPr="00DE2D8A" w:rsidRDefault="004A098C" w:rsidP="00B06C2C">
            <w:pPr>
              <w:pStyle w:val="NONNumbering"/>
            </w:pPr>
          </w:p>
        </w:tc>
        <w:tc>
          <w:tcPr>
            <w:tcW w:w="1417" w:type="dxa"/>
            <w:vAlign w:val="center"/>
            <w:tcPrChange w:id="37" w:author="Florin Iacob" w:date="2016-06-14T09:52:00Z">
              <w:tcPr>
                <w:tcW w:w="1417" w:type="dxa"/>
                <w:vAlign w:val="center"/>
              </w:tcPr>
            </w:tcPrChange>
          </w:tcPr>
          <w:p w14:paraId="1DF8B8A8" w14:textId="2CF575CF" w:rsidR="000F16AE" w:rsidRPr="002247DD" w:rsidRDefault="000F16AE" w:rsidP="00B06C2C">
            <w:pPr>
              <w:pStyle w:val="NONNumbering"/>
            </w:pPr>
          </w:p>
        </w:tc>
        <w:tc>
          <w:tcPr>
            <w:tcW w:w="5166" w:type="dxa"/>
            <w:vAlign w:val="center"/>
            <w:tcPrChange w:id="38" w:author="Florin Iacob" w:date="2016-06-14T09:52:00Z">
              <w:tcPr>
                <w:tcW w:w="5875" w:type="dxa"/>
                <w:vAlign w:val="center"/>
              </w:tcPr>
            </w:tcPrChange>
          </w:tcPr>
          <w:p w14:paraId="69D0CF35" w14:textId="4264B80C" w:rsidR="004A098C" w:rsidRPr="000F16AE" w:rsidRDefault="004A098C" w:rsidP="00B06C2C">
            <w:pPr>
              <w:pStyle w:val="NONNumbering"/>
            </w:pPr>
          </w:p>
        </w:tc>
      </w:tr>
      <w:tr w:rsidR="004A098C" w:rsidRPr="00A9758B" w14:paraId="5B8D19C5" w14:textId="77777777" w:rsidTr="008D4783">
        <w:trPr>
          <w:cantSplit/>
          <w:trHeight w:val="241"/>
          <w:trPrChange w:id="39" w:author="Florin Iacob" w:date="2016-06-14T09:52:00Z">
            <w:trPr>
              <w:cantSplit/>
              <w:trHeight w:val="241"/>
            </w:trPr>
          </w:trPrChange>
        </w:trPr>
        <w:tc>
          <w:tcPr>
            <w:tcW w:w="466" w:type="dxa"/>
            <w:vAlign w:val="center"/>
            <w:tcPrChange w:id="40" w:author="Florin Iacob" w:date="2016-06-14T09:52:00Z">
              <w:tcPr>
                <w:tcW w:w="466" w:type="dxa"/>
                <w:vAlign w:val="center"/>
              </w:tcPr>
            </w:tcPrChange>
          </w:tcPr>
          <w:p w14:paraId="3B42B9D1" w14:textId="27F00718" w:rsidR="004A098C" w:rsidRPr="00A9758B" w:rsidRDefault="004A098C" w:rsidP="00B06C2C">
            <w:pPr>
              <w:pStyle w:val="NONNumbering"/>
              <w:rPr>
                <w:rStyle w:val="Strong"/>
                <w:rFonts w:cstheme="minorHAnsi"/>
                <w:b w:val="0"/>
                <w:bCs w:val="0"/>
              </w:rPr>
            </w:pPr>
          </w:p>
        </w:tc>
        <w:tc>
          <w:tcPr>
            <w:tcW w:w="1134" w:type="dxa"/>
            <w:vAlign w:val="center"/>
            <w:tcPrChange w:id="41" w:author="Florin Iacob" w:date="2016-06-14T09:52:00Z">
              <w:tcPr>
                <w:tcW w:w="851" w:type="dxa"/>
                <w:vAlign w:val="center"/>
              </w:tcPr>
            </w:tcPrChange>
          </w:tcPr>
          <w:p w14:paraId="09DF5395" w14:textId="61C399CC" w:rsidR="004A098C" w:rsidRPr="002247DD" w:rsidRDefault="004A098C" w:rsidP="00B06C2C">
            <w:pPr>
              <w:pStyle w:val="NONNumbering"/>
            </w:pPr>
          </w:p>
        </w:tc>
        <w:tc>
          <w:tcPr>
            <w:tcW w:w="1418" w:type="dxa"/>
            <w:vAlign w:val="center"/>
            <w:tcPrChange w:id="42" w:author="Florin Iacob" w:date="2016-06-14T09:52:00Z">
              <w:tcPr>
                <w:tcW w:w="992" w:type="dxa"/>
                <w:vAlign w:val="center"/>
              </w:tcPr>
            </w:tcPrChange>
          </w:tcPr>
          <w:p w14:paraId="579627A3" w14:textId="523BF8C6" w:rsidR="004A098C" w:rsidRPr="002247DD" w:rsidRDefault="004A098C" w:rsidP="00B06C2C">
            <w:pPr>
              <w:pStyle w:val="NONNumbering"/>
            </w:pPr>
          </w:p>
        </w:tc>
        <w:tc>
          <w:tcPr>
            <w:tcW w:w="1417" w:type="dxa"/>
            <w:vAlign w:val="center"/>
            <w:tcPrChange w:id="43" w:author="Florin Iacob" w:date="2016-06-14T09:52:00Z">
              <w:tcPr>
                <w:tcW w:w="1417" w:type="dxa"/>
                <w:vAlign w:val="center"/>
              </w:tcPr>
            </w:tcPrChange>
          </w:tcPr>
          <w:p w14:paraId="367B6E02" w14:textId="5C08A201" w:rsidR="00A85524" w:rsidRPr="002247DD" w:rsidRDefault="00A85524" w:rsidP="00B06C2C">
            <w:pPr>
              <w:pStyle w:val="NONNumbering"/>
            </w:pPr>
          </w:p>
        </w:tc>
        <w:tc>
          <w:tcPr>
            <w:tcW w:w="5166" w:type="dxa"/>
            <w:vAlign w:val="center"/>
            <w:tcPrChange w:id="44" w:author="Florin Iacob" w:date="2016-06-14T09:52:00Z">
              <w:tcPr>
                <w:tcW w:w="5875" w:type="dxa"/>
                <w:vAlign w:val="center"/>
              </w:tcPr>
            </w:tcPrChange>
          </w:tcPr>
          <w:p w14:paraId="38381BBE" w14:textId="77777777" w:rsidR="004A098C" w:rsidRDefault="004A098C" w:rsidP="00B06C2C">
            <w:pPr>
              <w:pStyle w:val="NONNumbering"/>
              <w:rPr>
                <w:rStyle w:val="Strong"/>
                <w:rFonts w:cstheme="minorHAnsi"/>
                <w:b w:val="0"/>
                <w:bCs w:val="0"/>
              </w:rPr>
            </w:pPr>
          </w:p>
        </w:tc>
      </w:tr>
      <w:tr w:rsidR="004A098C" w:rsidRPr="00A9758B" w14:paraId="466F40FC" w14:textId="77777777" w:rsidTr="008D4783">
        <w:trPr>
          <w:cantSplit/>
          <w:trHeight w:val="241"/>
          <w:trPrChange w:id="45" w:author="Florin Iacob" w:date="2016-06-14T09:52:00Z">
            <w:trPr>
              <w:cantSplit/>
              <w:trHeight w:val="241"/>
            </w:trPr>
          </w:trPrChange>
        </w:trPr>
        <w:tc>
          <w:tcPr>
            <w:tcW w:w="466" w:type="dxa"/>
            <w:vAlign w:val="center"/>
            <w:tcPrChange w:id="46" w:author="Florin Iacob" w:date="2016-06-14T09:52:00Z">
              <w:tcPr>
                <w:tcW w:w="466" w:type="dxa"/>
                <w:vAlign w:val="center"/>
              </w:tcPr>
            </w:tcPrChange>
          </w:tcPr>
          <w:p w14:paraId="12DA33D8" w14:textId="1C0500AC" w:rsidR="004A098C" w:rsidRPr="00A9758B" w:rsidRDefault="004A098C" w:rsidP="00B06C2C">
            <w:pPr>
              <w:pStyle w:val="NONNumbering"/>
              <w:rPr>
                <w:rStyle w:val="Strong"/>
                <w:rFonts w:cstheme="minorHAnsi"/>
                <w:b w:val="0"/>
                <w:bCs w:val="0"/>
              </w:rPr>
            </w:pPr>
          </w:p>
        </w:tc>
        <w:tc>
          <w:tcPr>
            <w:tcW w:w="1134" w:type="dxa"/>
            <w:vAlign w:val="center"/>
            <w:tcPrChange w:id="47" w:author="Florin Iacob" w:date="2016-06-14T09:52:00Z">
              <w:tcPr>
                <w:tcW w:w="851" w:type="dxa"/>
                <w:vAlign w:val="center"/>
              </w:tcPr>
            </w:tcPrChange>
          </w:tcPr>
          <w:p w14:paraId="5803963F" w14:textId="2070A209" w:rsidR="004A098C" w:rsidRPr="002247DD" w:rsidRDefault="004A098C" w:rsidP="00B06C2C">
            <w:pPr>
              <w:pStyle w:val="NONNumbering"/>
            </w:pPr>
          </w:p>
        </w:tc>
        <w:tc>
          <w:tcPr>
            <w:tcW w:w="1418" w:type="dxa"/>
            <w:vAlign w:val="center"/>
            <w:tcPrChange w:id="48" w:author="Florin Iacob" w:date="2016-06-14T09:52:00Z">
              <w:tcPr>
                <w:tcW w:w="992" w:type="dxa"/>
                <w:vAlign w:val="center"/>
              </w:tcPr>
            </w:tcPrChange>
          </w:tcPr>
          <w:p w14:paraId="1CA7D23E" w14:textId="21ED1CA5" w:rsidR="004A098C" w:rsidRPr="002247DD" w:rsidRDefault="004A098C" w:rsidP="00B06C2C">
            <w:pPr>
              <w:pStyle w:val="NONNumbering"/>
            </w:pPr>
          </w:p>
        </w:tc>
        <w:tc>
          <w:tcPr>
            <w:tcW w:w="1417" w:type="dxa"/>
            <w:vAlign w:val="center"/>
            <w:tcPrChange w:id="49" w:author="Florin Iacob" w:date="2016-06-14T09:52:00Z">
              <w:tcPr>
                <w:tcW w:w="1417" w:type="dxa"/>
                <w:vAlign w:val="center"/>
              </w:tcPr>
            </w:tcPrChange>
          </w:tcPr>
          <w:p w14:paraId="6D3968D1" w14:textId="202AB84D" w:rsidR="004A098C" w:rsidRPr="002247DD" w:rsidRDefault="004A098C" w:rsidP="00B06C2C">
            <w:pPr>
              <w:pStyle w:val="NONNumbering"/>
            </w:pPr>
          </w:p>
        </w:tc>
        <w:tc>
          <w:tcPr>
            <w:tcW w:w="5166" w:type="dxa"/>
            <w:vAlign w:val="center"/>
            <w:tcPrChange w:id="50" w:author="Florin Iacob" w:date="2016-06-14T09:52:00Z">
              <w:tcPr>
                <w:tcW w:w="5875" w:type="dxa"/>
                <w:vAlign w:val="center"/>
              </w:tcPr>
            </w:tcPrChange>
          </w:tcPr>
          <w:p w14:paraId="4E770107" w14:textId="77777777" w:rsidR="004A098C" w:rsidRDefault="004A098C" w:rsidP="00B06C2C">
            <w:pPr>
              <w:pStyle w:val="NONNumbering"/>
              <w:rPr>
                <w:rStyle w:val="Strong"/>
                <w:rFonts w:cstheme="minorHAnsi"/>
                <w:b w:val="0"/>
                <w:bCs w:val="0"/>
              </w:rPr>
            </w:pPr>
          </w:p>
        </w:tc>
      </w:tr>
      <w:tr w:rsidR="004A098C" w:rsidRPr="00A9758B" w14:paraId="2AC237E0" w14:textId="77777777" w:rsidTr="008D4783">
        <w:trPr>
          <w:cantSplit/>
          <w:trHeight w:val="241"/>
          <w:trPrChange w:id="51" w:author="Florin Iacob" w:date="2016-06-14T09:52:00Z">
            <w:trPr>
              <w:cantSplit/>
              <w:trHeight w:val="241"/>
            </w:trPr>
          </w:trPrChange>
        </w:trPr>
        <w:tc>
          <w:tcPr>
            <w:tcW w:w="466" w:type="dxa"/>
            <w:vAlign w:val="center"/>
            <w:tcPrChange w:id="52" w:author="Florin Iacob" w:date="2016-06-14T09:52:00Z">
              <w:tcPr>
                <w:tcW w:w="466" w:type="dxa"/>
                <w:vAlign w:val="center"/>
              </w:tcPr>
            </w:tcPrChange>
          </w:tcPr>
          <w:p w14:paraId="351CDC6A" w14:textId="77777777" w:rsidR="004A098C" w:rsidRPr="00A9758B" w:rsidRDefault="004A098C" w:rsidP="002247DD">
            <w:pPr>
              <w:tabs>
                <w:tab w:val="left" w:pos="132"/>
              </w:tabs>
              <w:spacing w:after="0" w:line="360" w:lineRule="auto"/>
              <w:rPr>
                <w:rStyle w:val="Strong"/>
                <w:rFonts w:cstheme="minorHAnsi"/>
                <w:b w:val="0"/>
                <w:bCs w:val="0"/>
              </w:rPr>
            </w:pPr>
          </w:p>
        </w:tc>
        <w:tc>
          <w:tcPr>
            <w:tcW w:w="1134" w:type="dxa"/>
            <w:vAlign w:val="center"/>
            <w:tcPrChange w:id="53" w:author="Florin Iacob" w:date="2016-06-14T09:52:00Z">
              <w:tcPr>
                <w:tcW w:w="851" w:type="dxa"/>
                <w:vAlign w:val="center"/>
              </w:tcPr>
            </w:tcPrChange>
          </w:tcPr>
          <w:p w14:paraId="2F409252" w14:textId="77777777" w:rsidR="004A098C" w:rsidRDefault="004A098C" w:rsidP="002247DD">
            <w:pPr>
              <w:tabs>
                <w:tab w:val="left" w:pos="132"/>
              </w:tabs>
              <w:spacing w:after="0" w:line="360" w:lineRule="auto"/>
              <w:rPr>
                <w:rStyle w:val="Strong"/>
                <w:rFonts w:cstheme="minorHAnsi"/>
                <w:b w:val="0"/>
                <w:bCs w:val="0"/>
              </w:rPr>
            </w:pPr>
          </w:p>
        </w:tc>
        <w:tc>
          <w:tcPr>
            <w:tcW w:w="1418" w:type="dxa"/>
            <w:vAlign w:val="center"/>
            <w:tcPrChange w:id="54" w:author="Florin Iacob" w:date="2016-06-14T09:52:00Z">
              <w:tcPr>
                <w:tcW w:w="992" w:type="dxa"/>
                <w:vAlign w:val="center"/>
              </w:tcPr>
            </w:tcPrChange>
          </w:tcPr>
          <w:p w14:paraId="5B3A1606" w14:textId="77777777" w:rsidR="004A098C" w:rsidRDefault="004A098C" w:rsidP="002247DD">
            <w:pPr>
              <w:tabs>
                <w:tab w:val="left" w:pos="132"/>
              </w:tabs>
              <w:spacing w:after="0" w:line="360" w:lineRule="auto"/>
              <w:rPr>
                <w:rStyle w:val="Strong"/>
                <w:rFonts w:cstheme="minorHAnsi"/>
                <w:b w:val="0"/>
                <w:bCs w:val="0"/>
              </w:rPr>
            </w:pPr>
          </w:p>
        </w:tc>
        <w:tc>
          <w:tcPr>
            <w:tcW w:w="1417" w:type="dxa"/>
            <w:vAlign w:val="center"/>
            <w:tcPrChange w:id="55" w:author="Florin Iacob" w:date="2016-06-14T09:52:00Z">
              <w:tcPr>
                <w:tcW w:w="1417" w:type="dxa"/>
                <w:vAlign w:val="center"/>
              </w:tcPr>
            </w:tcPrChange>
          </w:tcPr>
          <w:p w14:paraId="5E6BD3E5" w14:textId="77777777" w:rsidR="004A098C" w:rsidRPr="00A9758B" w:rsidRDefault="004A098C" w:rsidP="002247DD">
            <w:pPr>
              <w:tabs>
                <w:tab w:val="left" w:pos="132"/>
              </w:tabs>
              <w:spacing w:after="0" w:line="360" w:lineRule="auto"/>
              <w:rPr>
                <w:rStyle w:val="Strong"/>
                <w:rFonts w:cstheme="minorHAnsi"/>
                <w:b w:val="0"/>
                <w:bCs w:val="0"/>
              </w:rPr>
            </w:pPr>
          </w:p>
        </w:tc>
        <w:tc>
          <w:tcPr>
            <w:tcW w:w="5166" w:type="dxa"/>
            <w:vAlign w:val="center"/>
            <w:tcPrChange w:id="56" w:author="Florin Iacob" w:date="2016-06-14T09:52:00Z">
              <w:tcPr>
                <w:tcW w:w="5875" w:type="dxa"/>
                <w:vAlign w:val="center"/>
              </w:tcPr>
            </w:tcPrChange>
          </w:tcPr>
          <w:p w14:paraId="69ACF1B9" w14:textId="77777777" w:rsidR="004A098C" w:rsidRDefault="004A098C" w:rsidP="002247DD">
            <w:pPr>
              <w:tabs>
                <w:tab w:val="left" w:pos="132"/>
              </w:tabs>
              <w:spacing w:after="0" w:line="360" w:lineRule="auto"/>
              <w:rPr>
                <w:rStyle w:val="Strong"/>
                <w:rFonts w:cstheme="minorHAnsi"/>
                <w:b w:val="0"/>
                <w:bCs w:val="0"/>
              </w:rPr>
            </w:pPr>
          </w:p>
        </w:tc>
      </w:tr>
      <w:tr w:rsidR="004A098C" w:rsidRPr="00A9758B" w14:paraId="3020EABD" w14:textId="77777777" w:rsidTr="008D4783">
        <w:trPr>
          <w:cantSplit/>
          <w:trHeight w:val="241"/>
          <w:trPrChange w:id="57" w:author="Florin Iacob" w:date="2016-06-14T09:52:00Z">
            <w:trPr>
              <w:cantSplit/>
              <w:trHeight w:val="241"/>
            </w:trPr>
          </w:trPrChange>
        </w:trPr>
        <w:tc>
          <w:tcPr>
            <w:tcW w:w="466" w:type="dxa"/>
            <w:vAlign w:val="center"/>
            <w:tcPrChange w:id="58" w:author="Florin Iacob" w:date="2016-06-14T09:52:00Z">
              <w:tcPr>
                <w:tcW w:w="466" w:type="dxa"/>
                <w:vAlign w:val="center"/>
              </w:tcPr>
            </w:tcPrChange>
          </w:tcPr>
          <w:p w14:paraId="77E654E7" w14:textId="77777777" w:rsidR="004A098C" w:rsidRPr="00A9758B" w:rsidRDefault="004A098C" w:rsidP="002247DD">
            <w:pPr>
              <w:tabs>
                <w:tab w:val="left" w:pos="132"/>
              </w:tabs>
              <w:spacing w:after="0" w:line="360" w:lineRule="auto"/>
              <w:rPr>
                <w:rStyle w:val="Strong"/>
                <w:rFonts w:cstheme="minorHAnsi"/>
                <w:b w:val="0"/>
                <w:bCs w:val="0"/>
              </w:rPr>
            </w:pPr>
          </w:p>
        </w:tc>
        <w:tc>
          <w:tcPr>
            <w:tcW w:w="1134" w:type="dxa"/>
            <w:vAlign w:val="center"/>
            <w:tcPrChange w:id="59" w:author="Florin Iacob" w:date="2016-06-14T09:52:00Z">
              <w:tcPr>
                <w:tcW w:w="851" w:type="dxa"/>
                <w:vAlign w:val="center"/>
              </w:tcPr>
            </w:tcPrChange>
          </w:tcPr>
          <w:p w14:paraId="5A541B86" w14:textId="77777777" w:rsidR="004A098C" w:rsidRDefault="004A098C" w:rsidP="002247DD">
            <w:pPr>
              <w:tabs>
                <w:tab w:val="left" w:pos="132"/>
              </w:tabs>
              <w:spacing w:after="0" w:line="360" w:lineRule="auto"/>
              <w:rPr>
                <w:rStyle w:val="Strong"/>
                <w:rFonts w:cstheme="minorHAnsi"/>
                <w:b w:val="0"/>
                <w:bCs w:val="0"/>
              </w:rPr>
            </w:pPr>
          </w:p>
        </w:tc>
        <w:tc>
          <w:tcPr>
            <w:tcW w:w="1418" w:type="dxa"/>
            <w:vAlign w:val="center"/>
            <w:tcPrChange w:id="60" w:author="Florin Iacob" w:date="2016-06-14T09:52:00Z">
              <w:tcPr>
                <w:tcW w:w="992" w:type="dxa"/>
                <w:vAlign w:val="center"/>
              </w:tcPr>
            </w:tcPrChange>
          </w:tcPr>
          <w:p w14:paraId="67B0DC63" w14:textId="77777777" w:rsidR="004A098C" w:rsidRDefault="004A098C" w:rsidP="002247DD">
            <w:pPr>
              <w:tabs>
                <w:tab w:val="left" w:pos="132"/>
              </w:tabs>
              <w:spacing w:after="0" w:line="360" w:lineRule="auto"/>
              <w:rPr>
                <w:rStyle w:val="Strong"/>
                <w:rFonts w:cstheme="minorHAnsi"/>
                <w:b w:val="0"/>
                <w:bCs w:val="0"/>
              </w:rPr>
            </w:pPr>
          </w:p>
        </w:tc>
        <w:tc>
          <w:tcPr>
            <w:tcW w:w="1417" w:type="dxa"/>
            <w:vAlign w:val="center"/>
            <w:tcPrChange w:id="61" w:author="Florin Iacob" w:date="2016-06-14T09:52:00Z">
              <w:tcPr>
                <w:tcW w:w="1417" w:type="dxa"/>
                <w:vAlign w:val="center"/>
              </w:tcPr>
            </w:tcPrChange>
          </w:tcPr>
          <w:p w14:paraId="0703B3B6" w14:textId="77777777" w:rsidR="004A098C" w:rsidRPr="00A9758B" w:rsidRDefault="004A098C" w:rsidP="002247DD">
            <w:pPr>
              <w:tabs>
                <w:tab w:val="left" w:pos="132"/>
              </w:tabs>
              <w:spacing w:after="0" w:line="360" w:lineRule="auto"/>
              <w:rPr>
                <w:rStyle w:val="Strong"/>
                <w:rFonts w:cstheme="minorHAnsi"/>
                <w:b w:val="0"/>
                <w:bCs w:val="0"/>
              </w:rPr>
            </w:pPr>
          </w:p>
        </w:tc>
        <w:tc>
          <w:tcPr>
            <w:tcW w:w="5166" w:type="dxa"/>
            <w:vAlign w:val="center"/>
            <w:tcPrChange w:id="62" w:author="Florin Iacob" w:date="2016-06-14T09:52:00Z">
              <w:tcPr>
                <w:tcW w:w="5875" w:type="dxa"/>
                <w:vAlign w:val="center"/>
              </w:tcPr>
            </w:tcPrChange>
          </w:tcPr>
          <w:p w14:paraId="3411F641" w14:textId="77777777" w:rsidR="004A098C" w:rsidRDefault="004A098C" w:rsidP="002247DD">
            <w:pPr>
              <w:tabs>
                <w:tab w:val="left" w:pos="132"/>
              </w:tabs>
              <w:spacing w:after="0" w:line="360" w:lineRule="auto"/>
              <w:rPr>
                <w:rStyle w:val="Strong"/>
                <w:rFonts w:cstheme="minorHAnsi"/>
                <w:b w:val="0"/>
                <w:bCs w:val="0"/>
              </w:rPr>
            </w:pPr>
          </w:p>
        </w:tc>
      </w:tr>
      <w:tr w:rsidR="004A098C" w:rsidRPr="00A9758B" w14:paraId="61C44AA2" w14:textId="77777777" w:rsidTr="008D4783">
        <w:trPr>
          <w:cantSplit/>
          <w:trHeight w:val="241"/>
          <w:trPrChange w:id="63" w:author="Florin Iacob" w:date="2016-06-14T09:52:00Z">
            <w:trPr>
              <w:cantSplit/>
              <w:trHeight w:val="241"/>
            </w:trPr>
          </w:trPrChange>
        </w:trPr>
        <w:tc>
          <w:tcPr>
            <w:tcW w:w="466" w:type="dxa"/>
            <w:vAlign w:val="center"/>
            <w:tcPrChange w:id="64" w:author="Florin Iacob" w:date="2016-06-14T09:52:00Z">
              <w:tcPr>
                <w:tcW w:w="466" w:type="dxa"/>
                <w:vAlign w:val="center"/>
              </w:tcPr>
            </w:tcPrChange>
          </w:tcPr>
          <w:p w14:paraId="79DA274E" w14:textId="77777777" w:rsidR="004A098C" w:rsidRPr="00A9758B" w:rsidRDefault="004A098C" w:rsidP="002247DD">
            <w:pPr>
              <w:tabs>
                <w:tab w:val="left" w:pos="132"/>
              </w:tabs>
              <w:spacing w:after="0" w:line="360" w:lineRule="auto"/>
              <w:rPr>
                <w:rStyle w:val="Strong"/>
                <w:rFonts w:cstheme="minorHAnsi"/>
                <w:b w:val="0"/>
                <w:bCs w:val="0"/>
              </w:rPr>
            </w:pPr>
          </w:p>
        </w:tc>
        <w:tc>
          <w:tcPr>
            <w:tcW w:w="1134" w:type="dxa"/>
            <w:vAlign w:val="center"/>
            <w:tcPrChange w:id="65" w:author="Florin Iacob" w:date="2016-06-14T09:52:00Z">
              <w:tcPr>
                <w:tcW w:w="851" w:type="dxa"/>
                <w:vAlign w:val="center"/>
              </w:tcPr>
            </w:tcPrChange>
          </w:tcPr>
          <w:p w14:paraId="4122C296" w14:textId="77777777" w:rsidR="004A098C" w:rsidRDefault="004A098C" w:rsidP="002247DD">
            <w:pPr>
              <w:tabs>
                <w:tab w:val="left" w:pos="132"/>
              </w:tabs>
              <w:spacing w:after="0" w:line="360" w:lineRule="auto"/>
              <w:rPr>
                <w:rStyle w:val="Strong"/>
                <w:rFonts w:cstheme="minorHAnsi"/>
                <w:b w:val="0"/>
                <w:bCs w:val="0"/>
              </w:rPr>
            </w:pPr>
          </w:p>
        </w:tc>
        <w:tc>
          <w:tcPr>
            <w:tcW w:w="1418" w:type="dxa"/>
            <w:vAlign w:val="center"/>
            <w:tcPrChange w:id="66" w:author="Florin Iacob" w:date="2016-06-14T09:52:00Z">
              <w:tcPr>
                <w:tcW w:w="992" w:type="dxa"/>
                <w:vAlign w:val="center"/>
              </w:tcPr>
            </w:tcPrChange>
          </w:tcPr>
          <w:p w14:paraId="6D8FDA04" w14:textId="77777777" w:rsidR="004A098C" w:rsidRDefault="004A098C" w:rsidP="002247DD">
            <w:pPr>
              <w:tabs>
                <w:tab w:val="left" w:pos="132"/>
              </w:tabs>
              <w:spacing w:after="0" w:line="360" w:lineRule="auto"/>
              <w:rPr>
                <w:rStyle w:val="Strong"/>
                <w:rFonts w:cstheme="minorHAnsi"/>
                <w:b w:val="0"/>
                <w:bCs w:val="0"/>
              </w:rPr>
            </w:pPr>
          </w:p>
        </w:tc>
        <w:tc>
          <w:tcPr>
            <w:tcW w:w="1417" w:type="dxa"/>
            <w:vAlign w:val="center"/>
            <w:tcPrChange w:id="67" w:author="Florin Iacob" w:date="2016-06-14T09:52:00Z">
              <w:tcPr>
                <w:tcW w:w="1417" w:type="dxa"/>
                <w:vAlign w:val="center"/>
              </w:tcPr>
            </w:tcPrChange>
          </w:tcPr>
          <w:p w14:paraId="42ABD060" w14:textId="77777777" w:rsidR="004A098C" w:rsidRPr="00A9758B" w:rsidRDefault="004A098C" w:rsidP="002247DD">
            <w:pPr>
              <w:tabs>
                <w:tab w:val="left" w:pos="132"/>
              </w:tabs>
              <w:spacing w:after="0" w:line="360" w:lineRule="auto"/>
              <w:rPr>
                <w:rStyle w:val="Strong"/>
                <w:rFonts w:cstheme="minorHAnsi"/>
                <w:b w:val="0"/>
                <w:bCs w:val="0"/>
              </w:rPr>
            </w:pPr>
          </w:p>
        </w:tc>
        <w:tc>
          <w:tcPr>
            <w:tcW w:w="5166" w:type="dxa"/>
            <w:vAlign w:val="center"/>
            <w:tcPrChange w:id="68" w:author="Florin Iacob" w:date="2016-06-14T09:52:00Z">
              <w:tcPr>
                <w:tcW w:w="5875" w:type="dxa"/>
                <w:vAlign w:val="center"/>
              </w:tcPr>
            </w:tcPrChange>
          </w:tcPr>
          <w:p w14:paraId="5465D5B4" w14:textId="77777777" w:rsidR="004A098C" w:rsidRDefault="004A098C" w:rsidP="002247DD">
            <w:pPr>
              <w:tabs>
                <w:tab w:val="left" w:pos="132"/>
              </w:tabs>
              <w:spacing w:after="0" w:line="360" w:lineRule="auto"/>
              <w:rPr>
                <w:rStyle w:val="Strong"/>
                <w:rFonts w:cstheme="minorHAnsi"/>
                <w:b w:val="0"/>
                <w:bCs w:val="0"/>
              </w:rPr>
            </w:pPr>
          </w:p>
        </w:tc>
      </w:tr>
    </w:tbl>
    <w:p w14:paraId="0734DAC0" w14:textId="19128728" w:rsidR="000E7723" w:rsidRDefault="000E7723">
      <w:pPr>
        <w:rPr>
          <w:rStyle w:val="Emphasis"/>
          <w:rFonts w:cstheme="minorHAnsi"/>
          <w:sz w:val="24"/>
          <w:szCs w:val="24"/>
        </w:rPr>
      </w:pPr>
    </w:p>
    <w:p w14:paraId="76D7BC41" w14:textId="77777777" w:rsidR="000E7723" w:rsidRDefault="000E7723">
      <w:pPr>
        <w:rPr>
          <w:rStyle w:val="Emphasis"/>
          <w:rFonts w:cstheme="minorHAnsi"/>
          <w:sz w:val="24"/>
          <w:szCs w:val="24"/>
        </w:rPr>
      </w:pPr>
      <w:r>
        <w:rPr>
          <w:rStyle w:val="Emphasis"/>
          <w:rFonts w:cstheme="minorHAnsi"/>
          <w:sz w:val="24"/>
          <w:szCs w:val="24"/>
        </w:rPr>
        <w:br w:type="page"/>
      </w:r>
    </w:p>
    <w:customXmlInsRangeStart w:id="69" w:author="Florin Iacob" w:date="2016-06-14T11:51:00Z"/>
    <w:sdt>
      <w:sdtPr>
        <w:rPr>
          <w:rFonts w:asciiTheme="minorHAnsi" w:eastAsiaTheme="minorEastAsia" w:hAnsiTheme="minorHAnsi" w:cstheme="minorBidi"/>
          <w:color w:val="auto"/>
          <w:sz w:val="21"/>
          <w:szCs w:val="21"/>
        </w:rPr>
        <w:id w:val="-678430847"/>
        <w:docPartObj>
          <w:docPartGallery w:val="Table of Contents"/>
          <w:docPartUnique/>
        </w:docPartObj>
      </w:sdtPr>
      <w:sdtEndPr>
        <w:rPr>
          <w:b/>
          <w:bCs/>
          <w:noProof/>
        </w:rPr>
      </w:sdtEndPr>
      <w:sdtContent>
        <w:customXmlInsRangeEnd w:id="69"/>
        <w:p w14:paraId="1B7C8CA0" w14:textId="52C507C7" w:rsidR="00F72776" w:rsidRDefault="00F72776">
          <w:pPr>
            <w:pStyle w:val="TOCHeading"/>
            <w:rPr>
              <w:ins w:id="70" w:author="Florin Iacob" w:date="2016-06-14T11:50:00Z"/>
            </w:rPr>
          </w:pPr>
          <w:ins w:id="71" w:author="Florin Iacob" w:date="2016-06-14T11:50:00Z">
            <w:r>
              <w:t>Table of Contents</w:t>
            </w:r>
          </w:ins>
        </w:p>
        <w:p w14:paraId="3383FAA5" w14:textId="77777777" w:rsidR="00DE4F78" w:rsidRDefault="00F72776">
          <w:pPr>
            <w:pStyle w:val="TOC1"/>
            <w:rPr>
              <w:ins w:id="72" w:author="Florin Iacob" w:date="2016-06-17T12:49:00Z"/>
              <w:noProof/>
              <w:sz w:val="22"/>
              <w:szCs w:val="22"/>
            </w:rPr>
          </w:pPr>
          <w:ins w:id="73" w:author="Florin Iacob" w:date="2016-06-14T11:50:00Z">
            <w:r>
              <w:fldChar w:fldCharType="begin"/>
            </w:r>
            <w:r>
              <w:instrText xml:space="preserve"> TOC \o "1-3" \h \z \u </w:instrText>
            </w:r>
            <w:r>
              <w:fldChar w:fldCharType="separate"/>
            </w:r>
          </w:ins>
          <w:ins w:id="74" w:author="Florin Iacob" w:date="2016-06-17T12:49:00Z">
            <w:r w:rsidR="00DE4F78" w:rsidRPr="005C19AB">
              <w:rPr>
                <w:rStyle w:val="Hyperlink"/>
                <w:noProof/>
              </w:rPr>
              <w:fldChar w:fldCharType="begin"/>
            </w:r>
            <w:r w:rsidR="00DE4F78" w:rsidRPr="005C19AB">
              <w:rPr>
                <w:rStyle w:val="Hyperlink"/>
                <w:noProof/>
              </w:rPr>
              <w:instrText xml:space="preserve"> </w:instrText>
            </w:r>
            <w:r w:rsidR="00DE4F78">
              <w:rPr>
                <w:noProof/>
              </w:rPr>
              <w:instrText>HYPERLINK \l "_Toc453931117"</w:instrText>
            </w:r>
            <w:r w:rsidR="00DE4F78" w:rsidRPr="005C19AB">
              <w:rPr>
                <w:rStyle w:val="Hyperlink"/>
                <w:noProof/>
              </w:rPr>
              <w:instrText xml:space="preserve"> </w:instrText>
            </w:r>
            <w:r w:rsidR="00DE4F78" w:rsidRPr="005C19AB">
              <w:rPr>
                <w:rStyle w:val="Hyperlink"/>
                <w:noProof/>
              </w:rPr>
            </w:r>
            <w:r w:rsidR="00DE4F78" w:rsidRPr="005C19AB">
              <w:rPr>
                <w:rStyle w:val="Hyperlink"/>
                <w:noProof/>
              </w:rPr>
              <w:fldChar w:fldCharType="separate"/>
            </w:r>
            <w:r w:rsidR="00DE4F78" w:rsidRPr="005C19AB">
              <w:rPr>
                <w:rStyle w:val="Hyperlink"/>
                <w:noProof/>
              </w:rPr>
              <w:t>1.</w:t>
            </w:r>
            <w:r w:rsidR="00DE4F78">
              <w:rPr>
                <w:noProof/>
                <w:sz w:val="22"/>
                <w:szCs w:val="22"/>
              </w:rPr>
              <w:tab/>
            </w:r>
            <w:r w:rsidR="00DE4F78" w:rsidRPr="005C19AB">
              <w:rPr>
                <w:rStyle w:val="Hyperlink"/>
                <w:noProof/>
              </w:rPr>
              <w:t>Technology, Frameworks &amp; patterns</w:t>
            </w:r>
            <w:r w:rsidR="00DE4F78">
              <w:rPr>
                <w:noProof/>
                <w:webHidden/>
              </w:rPr>
              <w:tab/>
            </w:r>
            <w:r w:rsidR="00DE4F78">
              <w:rPr>
                <w:noProof/>
                <w:webHidden/>
              </w:rPr>
              <w:fldChar w:fldCharType="begin"/>
            </w:r>
            <w:r w:rsidR="00DE4F78">
              <w:rPr>
                <w:noProof/>
                <w:webHidden/>
              </w:rPr>
              <w:instrText xml:space="preserve"> PAGEREF _Toc453931117 \h </w:instrText>
            </w:r>
            <w:r w:rsidR="00DE4F78">
              <w:rPr>
                <w:noProof/>
                <w:webHidden/>
              </w:rPr>
            </w:r>
          </w:ins>
          <w:r w:rsidR="00DE4F78">
            <w:rPr>
              <w:noProof/>
              <w:webHidden/>
            </w:rPr>
            <w:fldChar w:fldCharType="separate"/>
          </w:r>
          <w:ins w:id="75" w:author="Florin Iacob" w:date="2016-06-17T12:49:00Z">
            <w:r w:rsidR="00DE4F78">
              <w:rPr>
                <w:noProof/>
                <w:webHidden/>
              </w:rPr>
              <w:t>4</w:t>
            </w:r>
            <w:r w:rsidR="00DE4F78">
              <w:rPr>
                <w:noProof/>
                <w:webHidden/>
              </w:rPr>
              <w:fldChar w:fldCharType="end"/>
            </w:r>
            <w:r w:rsidR="00DE4F78" w:rsidRPr="005C19AB">
              <w:rPr>
                <w:rStyle w:val="Hyperlink"/>
                <w:noProof/>
              </w:rPr>
              <w:fldChar w:fldCharType="end"/>
            </w:r>
          </w:ins>
        </w:p>
        <w:p w14:paraId="6933536C" w14:textId="77777777" w:rsidR="00DE4F78" w:rsidRDefault="00DE4F78">
          <w:pPr>
            <w:pStyle w:val="TOC1"/>
            <w:rPr>
              <w:ins w:id="76" w:author="Florin Iacob" w:date="2016-06-17T12:49:00Z"/>
              <w:noProof/>
              <w:sz w:val="22"/>
              <w:szCs w:val="22"/>
            </w:rPr>
          </w:pPr>
          <w:ins w:id="77" w:author="Florin Iacob" w:date="2016-06-17T12:49:00Z">
            <w:r w:rsidRPr="005C19AB">
              <w:rPr>
                <w:rStyle w:val="Hyperlink"/>
                <w:noProof/>
              </w:rPr>
              <w:fldChar w:fldCharType="begin"/>
            </w:r>
            <w:r w:rsidRPr="005C19AB">
              <w:rPr>
                <w:rStyle w:val="Hyperlink"/>
                <w:noProof/>
              </w:rPr>
              <w:instrText xml:space="preserve"> </w:instrText>
            </w:r>
            <w:r>
              <w:rPr>
                <w:noProof/>
              </w:rPr>
              <w:instrText>HYPERLINK \l "_Toc453931118"</w:instrText>
            </w:r>
            <w:r w:rsidRPr="005C19AB">
              <w:rPr>
                <w:rStyle w:val="Hyperlink"/>
                <w:noProof/>
              </w:rPr>
              <w:instrText xml:space="preserve"> </w:instrText>
            </w:r>
            <w:r w:rsidRPr="005C19AB">
              <w:rPr>
                <w:rStyle w:val="Hyperlink"/>
                <w:noProof/>
              </w:rPr>
            </w:r>
            <w:r w:rsidRPr="005C19AB">
              <w:rPr>
                <w:rStyle w:val="Hyperlink"/>
                <w:noProof/>
              </w:rPr>
              <w:fldChar w:fldCharType="separate"/>
            </w:r>
            <w:r w:rsidRPr="005C19AB">
              <w:rPr>
                <w:rStyle w:val="Hyperlink"/>
                <w:noProof/>
              </w:rPr>
              <w:t>2.</w:t>
            </w:r>
            <w:r>
              <w:rPr>
                <w:noProof/>
                <w:sz w:val="22"/>
                <w:szCs w:val="22"/>
              </w:rPr>
              <w:tab/>
            </w:r>
            <w:r w:rsidRPr="005C19AB">
              <w:rPr>
                <w:rStyle w:val="Hyperlink"/>
                <w:noProof/>
              </w:rPr>
              <w:t>Features</w:t>
            </w:r>
            <w:r>
              <w:rPr>
                <w:noProof/>
                <w:webHidden/>
              </w:rPr>
              <w:tab/>
            </w:r>
            <w:r>
              <w:rPr>
                <w:noProof/>
                <w:webHidden/>
              </w:rPr>
              <w:fldChar w:fldCharType="begin"/>
            </w:r>
            <w:r>
              <w:rPr>
                <w:noProof/>
                <w:webHidden/>
              </w:rPr>
              <w:instrText xml:space="preserve"> PAGEREF _Toc453931118 \h </w:instrText>
            </w:r>
            <w:r>
              <w:rPr>
                <w:noProof/>
                <w:webHidden/>
              </w:rPr>
            </w:r>
          </w:ins>
          <w:r>
            <w:rPr>
              <w:noProof/>
              <w:webHidden/>
            </w:rPr>
            <w:fldChar w:fldCharType="separate"/>
          </w:r>
          <w:ins w:id="78" w:author="Florin Iacob" w:date="2016-06-17T12:49:00Z">
            <w:r>
              <w:rPr>
                <w:noProof/>
                <w:webHidden/>
              </w:rPr>
              <w:t>4</w:t>
            </w:r>
            <w:r>
              <w:rPr>
                <w:noProof/>
                <w:webHidden/>
              </w:rPr>
              <w:fldChar w:fldCharType="end"/>
            </w:r>
            <w:r w:rsidRPr="005C19AB">
              <w:rPr>
                <w:rStyle w:val="Hyperlink"/>
                <w:noProof/>
              </w:rPr>
              <w:fldChar w:fldCharType="end"/>
            </w:r>
          </w:ins>
        </w:p>
        <w:p w14:paraId="71143B03" w14:textId="77777777" w:rsidR="00DE4F78" w:rsidRDefault="00DE4F78">
          <w:pPr>
            <w:pStyle w:val="TOC1"/>
            <w:rPr>
              <w:ins w:id="79" w:author="Florin Iacob" w:date="2016-06-17T12:49:00Z"/>
              <w:noProof/>
              <w:sz w:val="22"/>
              <w:szCs w:val="22"/>
            </w:rPr>
          </w:pPr>
          <w:ins w:id="80" w:author="Florin Iacob" w:date="2016-06-17T12:49:00Z">
            <w:r w:rsidRPr="005C19AB">
              <w:rPr>
                <w:rStyle w:val="Hyperlink"/>
                <w:noProof/>
              </w:rPr>
              <w:fldChar w:fldCharType="begin"/>
            </w:r>
            <w:r w:rsidRPr="005C19AB">
              <w:rPr>
                <w:rStyle w:val="Hyperlink"/>
                <w:noProof/>
              </w:rPr>
              <w:instrText xml:space="preserve"> </w:instrText>
            </w:r>
            <w:r>
              <w:rPr>
                <w:noProof/>
              </w:rPr>
              <w:instrText>HYPERLINK \l "_Toc453931119"</w:instrText>
            </w:r>
            <w:r w:rsidRPr="005C19AB">
              <w:rPr>
                <w:rStyle w:val="Hyperlink"/>
                <w:noProof/>
              </w:rPr>
              <w:instrText xml:space="preserve"> </w:instrText>
            </w:r>
            <w:r w:rsidRPr="005C19AB">
              <w:rPr>
                <w:rStyle w:val="Hyperlink"/>
                <w:noProof/>
              </w:rPr>
            </w:r>
            <w:r w:rsidRPr="005C19AB">
              <w:rPr>
                <w:rStyle w:val="Hyperlink"/>
                <w:noProof/>
              </w:rPr>
              <w:fldChar w:fldCharType="separate"/>
            </w:r>
            <w:r w:rsidRPr="005C19AB">
              <w:rPr>
                <w:rStyle w:val="Hyperlink"/>
                <w:noProof/>
              </w:rPr>
              <w:t>3.</w:t>
            </w:r>
            <w:r>
              <w:rPr>
                <w:noProof/>
                <w:sz w:val="22"/>
                <w:szCs w:val="22"/>
              </w:rPr>
              <w:tab/>
            </w:r>
            <w:r w:rsidRPr="005C19AB">
              <w:rPr>
                <w:rStyle w:val="Hyperlink"/>
                <w:noProof/>
              </w:rPr>
              <w:t>Loading a navigation plan</w:t>
            </w:r>
            <w:r>
              <w:rPr>
                <w:noProof/>
                <w:webHidden/>
              </w:rPr>
              <w:tab/>
            </w:r>
            <w:r>
              <w:rPr>
                <w:noProof/>
                <w:webHidden/>
              </w:rPr>
              <w:fldChar w:fldCharType="begin"/>
            </w:r>
            <w:r>
              <w:rPr>
                <w:noProof/>
                <w:webHidden/>
              </w:rPr>
              <w:instrText xml:space="preserve"> PAGEREF _Toc453931119 \h </w:instrText>
            </w:r>
            <w:r>
              <w:rPr>
                <w:noProof/>
                <w:webHidden/>
              </w:rPr>
            </w:r>
          </w:ins>
          <w:r>
            <w:rPr>
              <w:noProof/>
              <w:webHidden/>
            </w:rPr>
            <w:fldChar w:fldCharType="separate"/>
          </w:r>
          <w:ins w:id="81" w:author="Florin Iacob" w:date="2016-06-17T12:49:00Z">
            <w:r>
              <w:rPr>
                <w:noProof/>
                <w:webHidden/>
              </w:rPr>
              <w:t>6</w:t>
            </w:r>
            <w:r>
              <w:rPr>
                <w:noProof/>
                <w:webHidden/>
              </w:rPr>
              <w:fldChar w:fldCharType="end"/>
            </w:r>
            <w:r w:rsidRPr="005C19AB">
              <w:rPr>
                <w:rStyle w:val="Hyperlink"/>
                <w:noProof/>
              </w:rPr>
              <w:fldChar w:fldCharType="end"/>
            </w:r>
          </w:ins>
        </w:p>
        <w:p w14:paraId="3028C7B2" w14:textId="77777777" w:rsidR="00DE4F78" w:rsidRDefault="00DE4F78">
          <w:pPr>
            <w:pStyle w:val="TOC2"/>
            <w:rPr>
              <w:ins w:id="82" w:author="Florin Iacob" w:date="2016-06-17T12:49:00Z"/>
              <w:b w:val="0"/>
              <w:bCs w:val="0"/>
              <w:sz w:val="22"/>
              <w:szCs w:val="22"/>
              <w14:scene3d>
                <w14:camera w14:prst="orthographicFront"/>
                <w14:lightRig w14:rig="threePt" w14:dir="t">
                  <w14:rot w14:lat="0" w14:lon="0" w14:rev="0"/>
                </w14:lightRig>
              </w14:scene3d>
            </w:rPr>
          </w:pPr>
          <w:ins w:id="83" w:author="Florin Iacob" w:date="2016-06-17T12:49:00Z">
            <w:r w:rsidRPr="005C19AB">
              <w:rPr>
                <w:rStyle w:val="Hyperlink"/>
              </w:rPr>
              <w:fldChar w:fldCharType="begin"/>
            </w:r>
            <w:r w:rsidRPr="005C19AB">
              <w:rPr>
                <w:rStyle w:val="Hyperlink"/>
              </w:rPr>
              <w:instrText xml:space="preserve"> </w:instrText>
            </w:r>
            <w:r>
              <w:instrText>HYPERLINK \l "_Toc453931120"</w:instrText>
            </w:r>
            <w:r w:rsidRPr="005C19AB">
              <w:rPr>
                <w:rStyle w:val="Hyperlink"/>
              </w:rPr>
              <w:instrText xml:space="preserve"> </w:instrText>
            </w:r>
            <w:r w:rsidRPr="005C19AB">
              <w:rPr>
                <w:rStyle w:val="Hyperlink"/>
              </w:rPr>
            </w:r>
            <w:r w:rsidRPr="005C19AB">
              <w:rPr>
                <w:rStyle w:val="Hyperlink"/>
              </w:rPr>
              <w:fldChar w:fldCharType="separate"/>
            </w:r>
            <w:r w:rsidRPr="005C19AB">
              <w:rPr>
                <w:rStyle w:val="Hyperlink"/>
              </w:rPr>
              <w:t>3.1.</w:t>
            </w:r>
            <w:r>
              <w:rPr>
                <w:b w:val="0"/>
                <w:bCs w:val="0"/>
                <w:sz w:val="22"/>
                <w:szCs w:val="22"/>
                <w14:scene3d>
                  <w14:camera w14:prst="orthographicFront"/>
                  <w14:lightRig w14:rig="threePt" w14:dir="t">
                    <w14:rot w14:lat="0" w14:lon="0" w14:rev="0"/>
                  </w14:lightRig>
                </w14:scene3d>
              </w:rPr>
              <w:tab/>
            </w:r>
            <w:r w:rsidRPr="005C19AB">
              <w:rPr>
                <w:rStyle w:val="Hyperlink"/>
              </w:rPr>
              <w:t>NavigationPlanGateway reading process</w:t>
            </w:r>
            <w:r>
              <w:rPr>
                <w:webHidden/>
              </w:rPr>
              <w:tab/>
            </w:r>
            <w:r>
              <w:rPr>
                <w:webHidden/>
              </w:rPr>
              <w:fldChar w:fldCharType="begin"/>
            </w:r>
            <w:r>
              <w:rPr>
                <w:webHidden/>
              </w:rPr>
              <w:instrText xml:space="preserve"> PAGEREF _Toc453931120 \h </w:instrText>
            </w:r>
            <w:r>
              <w:rPr>
                <w:webHidden/>
              </w:rPr>
            </w:r>
          </w:ins>
          <w:r>
            <w:rPr>
              <w:webHidden/>
            </w:rPr>
            <w:fldChar w:fldCharType="separate"/>
          </w:r>
          <w:ins w:id="84" w:author="Florin Iacob" w:date="2016-06-17T12:49:00Z">
            <w:r>
              <w:rPr>
                <w:webHidden/>
              </w:rPr>
              <w:t>7</w:t>
            </w:r>
            <w:r>
              <w:rPr>
                <w:webHidden/>
              </w:rPr>
              <w:fldChar w:fldCharType="end"/>
            </w:r>
            <w:r w:rsidRPr="005C19AB">
              <w:rPr>
                <w:rStyle w:val="Hyperlink"/>
              </w:rPr>
              <w:fldChar w:fldCharType="end"/>
            </w:r>
          </w:ins>
        </w:p>
        <w:p w14:paraId="2781B6D5" w14:textId="77777777" w:rsidR="00DE4F78" w:rsidRDefault="00DE4F78">
          <w:pPr>
            <w:pStyle w:val="TOC2"/>
            <w:rPr>
              <w:ins w:id="85" w:author="Florin Iacob" w:date="2016-06-17T12:49:00Z"/>
              <w:b w:val="0"/>
              <w:bCs w:val="0"/>
              <w:sz w:val="22"/>
              <w:szCs w:val="22"/>
              <w14:scene3d>
                <w14:camera w14:prst="orthographicFront"/>
                <w14:lightRig w14:rig="threePt" w14:dir="t">
                  <w14:rot w14:lat="0" w14:lon="0" w14:rev="0"/>
                </w14:lightRig>
              </w14:scene3d>
            </w:rPr>
          </w:pPr>
          <w:ins w:id="86" w:author="Florin Iacob" w:date="2016-06-17T12:49:00Z">
            <w:r w:rsidRPr="005C19AB">
              <w:rPr>
                <w:rStyle w:val="Hyperlink"/>
              </w:rPr>
              <w:fldChar w:fldCharType="begin"/>
            </w:r>
            <w:r w:rsidRPr="005C19AB">
              <w:rPr>
                <w:rStyle w:val="Hyperlink"/>
              </w:rPr>
              <w:instrText xml:space="preserve"> </w:instrText>
            </w:r>
            <w:r>
              <w:instrText>HYPERLINK \l "_Toc453931121"</w:instrText>
            </w:r>
            <w:r w:rsidRPr="005C19AB">
              <w:rPr>
                <w:rStyle w:val="Hyperlink"/>
              </w:rPr>
              <w:instrText xml:space="preserve"> </w:instrText>
            </w:r>
            <w:r w:rsidRPr="005C19AB">
              <w:rPr>
                <w:rStyle w:val="Hyperlink"/>
              </w:rPr>
            </w:r>
            <w:r w:rsidRPr="005C19AB">
              <w:rPr>
                <w:rStyle w:val="Hyperlink"/>
              </w:rPr>
              <w:fldChar w:fldCharType="separate"/>
            </w:r>
            <w:r w:rsidRPr="005C19AB">
              <w:rPr>
                <w:rStyle w:val="Hyperlink"/>
              </w:rPr>
              <w:t>3.2.</w:t>
            </w:r>
            <w:r>
              <w:rPr>
                <w:b w:val="0"/>
                <w:bCs w:val="0"/>
                <w:sz w:val="22"/>
                <w:szCs w:val="22"/>
                <w14:scene3d>
                  <w14:camera w14:prst="orthographicFront"/>
                  <w14:lightRig w14:rig="threePt" w14:dir="t">
                    <w14:rot w14:lat="0" w14:lon="0" w14:rev="0"/>
                  </w14:lightRig>
                </w14:scene3d>
              </w:rPr>
              <w:tab/>
            </w:r>
            <w:r w:rsidRPr="005C19AB">
              <w:rPr>
                <w:rStyle w:val="Hyperlink"/>
              </w:rPr>
              <w:t>NavigationPlanParser</w:t>
            </w:r>
            <w:r>
              <w:rPr>
                <w:webHidden/>
              </w:rPr>
              <w:tab/>
            </w:r>
            <w:r>
              <w:rPr>
                <w:webHidden/>
              </w:rPr>
              <w:fldChar w:fldCharType="begin"/>
            </w:r>
            <w:r>
              <w:rPr>
                <w:webHidden/>
              </w:rPr>
              <w:instrText xml:space="preserve"> PAGEREF _Toc453931121 \h </w:instrText>
            </w:r>
            <w:r>
              <w:rPr>
                <w:webHidden/>
              </w:rPr>
            </w:r>
          </w:ins>
          <w:r>
            <w:rPr>
              <w:webHidden/>
            </w:rPr>
            <w:fldChar w:fldCharType="separate"/>
          </w:r>
          <w:ins w:id="87" w:author="Florin Iacob" w:date="2016-06-17T12:49:00Z">
            <w:r>
              <w:rPr>
                <w:webHidden/>
              </w:rPr>
              <w:t>8</w:t>
            </w:r>
            <w:r>
              <w:rPr>
                <w:webHidden/>
              </w:rPr>
              <w:fldChar w:fldCharType="end"/>
            </w:r>
            <w:r w:rsidRPr="005C19AB">
              <w:rPr>
                <w:rStyle w:val="Hyperlink"/>
              </w:rPr>
              <w:fldChar w:fldCharType="end"/>
            </w:r>
          </w:ins>
        </w:p>
        <w:p w14:paraId="364FC193" w14:textId="77777777" w:rsidR="00DE4F78" w:rsidRDefault="00DE4F78">
          <w:pPr>
            <w:pStyle w:val="TOC3"/>
            <w:rPr>
              <w:ins w:id="88" w:author="Florin Iacob" w:date="2016-06-17T12:49:00Z"/>
              <w:noProof/>
              <w:sz w:val="22"/>
              <w:szCs w:val="22"/>
            </w:rPr>
          </w:pPr>
          <w:ins w:id="89" w:author="Florin Iacob" w:date="2016-06-17T12:49:00Z">
            <w:r w:rsidRPr="005C19AB">
              <w:rPr>
                <w:rStyle w:val="Hyperlink"/>
                <w:noProof/>
              </w:rPr>
              <w:fldChar w:fldCharType="begin"/>
            </w:r>
            <w:r w:rsidRPr="005C19AB">
              <w:rPr>
                <w:rStyle w:val="Hyperlink"/>
                <w:noProof/>
              </w:rPr>
              <w:instrText xml:space="preserve"> </w:instrText>
            </w:r>
            <w:r>
              <w:rPr>
                <w:noProof/>
              </w:rPr>
              <w:instrText>HYPERLINK \l "_Toc453931122"</w:instrText>
            </w:r>
            <w:r w:rsidRPr="005C19AB">
              <w:rPr>
                <w:rStyle w:val="Hyperlink"/>
                <w:noProof/>
              </w:rPr>
              <w:instrText xml:space="preserve"> </w:instrText>
            </w:r>
            <w:r w:rsidRPr="005C19AB">
              <w:rPr>
                <w:rStyle w:val="Hyperlink"/>
                <w:noProof/>
              </w:rPr>
            </w:r>
            <w:r w:rsidRPr="005C19AB">
              <w:rPr>
                <w:rStyle w:val="Hyperlink"/>
                <w:noProof/>
              </w:rPr>
              <w:fldChar w:fldCharType="separate"/>
            </w:r>
            <w:r w:rsidRPr="005C19AB">
              <w:rPr>
                <w:rStyle w:val="Hyperlink"/>
                <w:noProof/>
                <w14:scene3d>
                  <w14:camera w14:prst="orthographicFront"/>
                  <w14:lightRig w14:rig="threePt" w14:dir="t">
                    <w14:rot w14:lat="0" w14:lon="0" w14:rev="0"/>
                  </w14:lightRig>
                </w14:scene3d>
              </w:rPr>
              <w:t>3.2.1.</w:t>
            </w:r>
            <w:r>
              <w:rPr>
                <w:noProof/>
                <w:sz w:val="22"/>
                <w:szCs w:val="22"/>
              </w:rPr>
              <w:tab/>
            </w:r>
            <w:r w:rsidRPr="005C19AB">
              <w:rPr>
                <w:rStyle w:val="Hyperlink"/>
                <w:b/>
                <w:bCs/>
                <w:noProof/>
              </w:rPr>
              <w:t>XMLNavigationPlanParser</w:t>
            </w:r>
            <w:r>
              <w:rPr>
                <w:noProof/>
                <w:webHidden/>
              </w:rPr>
              <w:tab/>
            </w:r>
            <w:r>
              <w:rPr>
                <w:noProof/>
                <w:webHidden/>
              </w:rPr>
              <w:fldChar w:fldCharType="begin"/>
            </w:r>
            <w:r>
              <w:rPr>
                <w:noProof/>
                <w:webHidden/>
              </w:rPr>
              <w:instrText xml:space="preserve"> PAGEREF _Toc453931122 \h </w:instrText>
            </w:r>
            <w:r>
              <w:rPr>
                <w:noProof/>
                <w:webHidden/>
              </w:rPr>
            </w:r>
          </w:ins>
          <w:r>
            <w:rPr>
              <w:noProof/>
              <w:webHidden/>
            </w:rPr>
            <w:fldChar w:fldCharType="separate"/>
          </w:r>
          <w:ins w:id="90" w:author="Florin Iacob" w:date="2016-06-17T12:49:00Z">
            <w:r>
              <w:rPr>
                <w:noProof/>
                <w:webHidden/>
              </w:rPr>
              <w:t>8</w:t>
            </w:r>
            <w:r>
              <w:rPr>
                <w:noProof/>
                <w:webHidden/>
              </w:rPr>
              <w:fldChar w:fldCharType="end"/>
            </w:r>
            <w:r w:rsidRPr="005C19AB">
              <w:rPr>
                <w:rStyle w:val="Hyperlink"/>
                <w:noProof/>
              </w:rPr>
              <w:fldChar w:fldCharType="end"/>
            </w:r>
          </w:ins>
        </w:p>
        <w:p w14:paraId="2CC20716" w14:textId="77777777" w:rsidR="00DE4F78" w:rsidRDefault="00DE4F78">
          <w:pPr>
            <w:pStyle w:val="TOC1"/>
            <w:rPr>
              <w:ins w:id="91" w:author="Florin Iacob" w:date="2016-06-17T12:49:00Z"/>
              <w:noProof/>
              <w:sz w:val="22"/>
              <w:szCs w:val="22"/>
            </w:rPr>
          </w:pPr>
          <w:ins w:id="92" w:author="Florin Iacob" w:date="2016-06-17T12:49:00Z">
            <w:r w:rsidRPr="005C19AB">
              <w:rPr>
                <w:rStyle w:val="Hyperlink"/>
                <w:noProof/>
              </w:rPr>
              <w:fldChar w:fldCharType="begin"/>
            </w:r>
            <w:r w:rsidRPr="005C19AB">
              <w:rPr>
                <w:rStyle w:val="Hyperlink"/>
                <w:noProof/>
              </w:rPr>
              <w:instrText xml:space="preserve"> </w:instrText>
            </w:r>
            <w:r>
              <w:rPr>
                <w:noProof/>
              </w:rPr>
              <w:instrText>HYPERLINK \l "_Toc453931123"</w:instrText>
            </w:r>
            <w:r w:rsidRPr="005C19AB">
              <w:rPr>
                <w:rStyle w:val="Hyperlink"/>
                <w:noProof/>
              </w:rPr>
              <w:instrText xml:space="preserve"> </w:instrText>
            </w:r>
            <w:r w:rsidRPr="005C19AB">
              <w:rPr>
                <w:rStyle w:val="Hyperlink"/>
                <w:noProof/>
              </w:rPr>
            </w:r>
            <w:r w:rsidRPr="005C19AB">
              <w:rPr>
                <w:rStyle w:val="Hyperlink"/>
                <w:noProof/>
              </w:rPr>
              <w:fldChar w:fldCharType="separate"/>
            </w:r>
            <w:r w:rsidRPr="005C19AB">
              <w:rPr>
                <w:rStyle w:val="Hyperlink"/>
                <w:noProof/>
              </w:rPr>
              <w:t>4.</w:t>
            </w:r>
            <w:r>
              <w:rPr>
                <w:noProof/>
                <w:sz w:val="22"/>
                <w:szCs w:val="22"/>
              </w:rPr>
              <w:tab/>
            </w:r>
            <w:r w:rsidRPr="005C19AB">
              <w:rPr>
                <w:rStyle w:val="Hyperlink"/>
                <w:noProof/>
              </w:rPr>
              <w:t>Apply the navigation plan changes</w:t>
            </w:r>
            <w:r>
              <w:rPr>
                <w:noProof/>
                <w:webHidden/>
              </w:rPr>
              <w:tab/>
            </w:r>
            <w:r>
              <w:rPr>
                <w:noProof/>
                <w:webHidden/>
              </w:rPr>
              <w:fldChar w:fldCharType="begin"/>
            </w:r>
            <w:r>
              <w:rPr>
                <w:noProof/>
                <w:webHidden/>
              </w:rPr>
              <w:instrText xml:space="preserve"> PAGEREF _Toc453931123 \h </w:instrText>
            </w:r>
            <w:r>
              <w:rPr>
                <w:noProof/>
                <w:webHidden/>
              </w:rPr>
            </w:r>
          </w:ins>
          <w:r>
            <w:rPr>
              <w:noProof/>
              <w:webHidden/>
            </w:rPr>
            <w:fldChar w:fldCharType="separate"/>
          </w:r>
          <w:ins w:id="93" w:author="Florin Iacob" w:date="2016-06-17T12:49:00Z">
            <w:r>
              <w:rPr>
                <w:noProof/>
                <w:webHidden/>
              </w:rPr>
              <w:t>9</w:t>
            </w:r>
            <w:r>
              <w:rPr>
                <w:noProof/>
                <w:webHidden/>
              </w:rPr>
              <w:fldChar w:fldCharType="end"/>
            </w:r>
            <w:r w:rsidRPr="005C19AB">
              <w:rPr>
                <w:rStyle w:val="Hyperlink"/>
                <w:noProof/>
              </w:rPr>
              <w:fldChar w:fldCharType="end"/>
            </w:r>
          </w:ins>
        </w:p>
        <w:p w14:paraId="2A9692F0" w14:textId="77777777" w:rsidR="00DE4F78" w:rsidRDefault="00DE4F78">
          <w:pPr>
            <w:pStyle w:val="TOC2"/>
            <w:rPr>
              <w:ins w:id="94" w:author="Florin Iacob" w:date="2016-06-17T12:49:00Z"/>
              <w:b w:val="0"/>
              <w:bCs w:val="0"/>
              <w:sz w:val="22"/>
              <w:szCs w:val="22"/>
              <w14:scene3d>
                <w14:camera w14:prst="orthographicFront"/>
                <w14:lightRig w14:rig="threePt" w14:dir="t">
                  <w14:rot w14:lat="0" w14:lon="0" w14:rev="0"/>
                </w14:lightRig>
              </w14:scene3d>
            </w:rPr>
          </w:pPr>
          <w:ins w:id="95" w:author="Florin Iacob" w:date="2016-06-17T12:49:00Z">
            <w:r w:rsidRPr="005C19AB">
              <w:rPr>
                <w:rStyle w:val="Hyperlink"/>
              </w:rPr>
              <w:fldChar w:fldCharType="begin"/>
            </w:r>
            <w:r w:rsidRPr="005C19AB">
              <w:rPr>
                <w:rStyle w:val="Hyperlink"/>
              </w:rPr>
              <w:instrText xml:space="preserve"> </w:instrText>
            </w:r>
            <w:r>
              <w:instrText>HYPERLINK \l "_Toc453931124"</w:instrText>
            </w:r>
            <w:r w:rsidRPr="005C19AB">
              <w:rPr>
                <w:rStyle w:val="Hyperlink"/>
              </w:rPr>
              <w:instrText xml:space="preserve"> </w:instrText>
            </w:r>
            <w:r w:rsidRPr="005C19AB">
              <w:rPr>
                <w:rStyle w:val="Hyperlink"/>
              </w:rPr>
            </w:r>
            <w:r w:rsidRPr="005C19AB">
              <w:rPr>
                <w:rStyle w:val="Hyperlink"/>
              </w:rPr>
              <w:fldChar w:fldCharType="separate"/>
            </w:r>
            <w:r w:rsidRPr="005C19AB">
              <w:rPr>
                <w:rStyle w:val="Hyperlink"/>
              </w:rPr>
              <w:t>4.1.</w:t>
            </w:r>
            <w:r>
              <w:rPr>
                <w:b w:val="0"/>
                <w:bCs w:val="0"/>
                <w:sz w:val="22"/>
                <w:szCs w:val="22"/>
                <w14:scene3d>
                  <w14:camera w14:prst="orthographicFront"/>
                  <w14:lightRig w14:rig="threePt" w14:dir="t">
                    <w14:rot w14:lat="0" w14:lon="0" w14:rev="0"/>
                  </w14:lightRig>
                </w14:scene3d>
              </w:rPr>
              <w:tab/>
            </w:r>
            <w:r w:rsidRPr="005C19AB">
              <w:rPr>
                <w:rStyle w:val="Hyperlink"/>
              </w:rPr>
              <w:t>SkinDefinition Converter</w:t>
            </w:r>
            <w:r>
              <w:rPr>
                <w:webHidden/>
              </w:rPr>
              <w:tab/>
            </w:r>
            <w:r>
              <w:rPr>
                <w:webHidden/>
              </w:rPr>
              <w:fldChar w:fldCharType="begin"/>
            </w:r>
            <w:r>
              <w:rPr>
                <w:webHidden/>
              </w:rPr>
              <w:instrText xml:space="preserve"> PAGEREF _Toc453931124 \h </w:instrText>
            </w:r>
            <w:r>
              <w:rPr>
                <w:webHidden/>
              </w:rPr>
            </w:r>
          </w:ins>
          <w:r>
            <w:rPr>
              <w:webHidden/>
            </w:rPr>
            <w:fldChar w:fldCharType="separate"/>
          </w:r>
          <w:ins w:id="96" w:author="Florin Iacob" w:date="2016-06-17T12:49:00Z">
            <w:r>
              <w:rPr>
                <w:webHidden/>
              </w:rPr>
              <w:t>10</w:t>
            </w:r>
            <w:r>
              <w:rPr>
                <w:webHidden/>
              </w:rPr>
              <w:fldChar w:fldCharType="end"/>
            </w:r>
            <w:r w:rsidRPr="005C19AB">
              <w:rPr>
                <w:rStyle w:val="Hyperlink"/>
              </w:rPr>
              <w:fldChar w:fldCharType="end"/>
            </w:r>
          </w:ins>
        </w:p>
        <w:p w14:paraId="6D8FC0A6" w14:textId="77777777" w:rsidR="00DE4F78" w:rsidRDefault="00DE4F78">
          <w:pPr>
            <w:pStyle w:val="TOC3"/>
            <w:rPr>
              <w:ins w:id="97" w:author="Florin Iacob" w:date="2016-06-17T12:49:00Z"/>
              <w:noProof/>
              <w:sz w:val="22"/>
              <w:szCs w:val="22"/>
            </w:rPr>
          </w:pPr>
          <w:ins w:id="98" w:author="Florin Iacob" w:date="2016-06-17T12:49:00Z">
            <w:r w:rsidRPr="005C19AB">
              <w:rPr>
                <w:rStyle w:val="Hyperlink"/>
                <w:noProof/>
              </w:rPr>
              <w:fldChar w:fldCharType="begin"/>
            </w:r>
            <w:r w:rsidRPr="005C19AB">
              <w:rPr>
                <w:rStyle w:val="Hyperlink"/>
                <w:noProof/>
              </w:rPr>
              <w:instrText xml:space="preserve"> </w:instrText>
            </w:r>
            <w:r>
              <w:rPr>
                <w:noProof/>
              </w:rPr>
              <w:instrText>HYPERLINK \l "_Toc453931125"</w:instrText>
            </w:r>
            <w:r w:rsidRPr="005C19AB">
              <w:rPr>
                <w:rStyle w:val="Hyperlink"/>
                <w:noProof/>
              </w:rPr>
              <w:instrText xml:space="preserve"> </w:instrText>
            </w:r>
            <w:r w:rsidRPr="005C19AB">
              <w:rPr>
                <w:rStyle w:val="Hyperlink"/>
                <w:noProof/>
              </w:rPr>
            </w:r>
            <w:r w:rsidRPr="005C19AB">
              <w:rPr>
                <w:rStyle w:val="Hyperlink"/>
                <w:noProof/>
              </w:rPr>
              <w:fldChar w:fldCharType="separate"/>
            </w:r>
            <w:r w:rsidRPr="005C19AB">
              <w:rPr>
                <w:rStyle w:val="Hyperlink"/>
                <w:noProof/>
                <w14:scene3d>
                  <w14:camera w14:prst="orthographicFront"/>
                  <w14:lightRig w14:rig="threePt" w14:dir="t">
                    <w14:rot w14:lat="0" w14:lon="0" w14:rev="0"/>
                  </w14:lightRig>
                </w14:scene3d>
              </w:rPr>
              <w:t>4.1.1.</w:t>
            </w:r>
            <w:r>
              <w:rPr>
                <w:noProof/>
                <w:sz w:val="22"/>
                <w:szCs w:val="22"/>
              </w:rPr>
              <w:tab/>
            </w:r>
            <w:r w:rsidRPr="005C19AB">
              <w:rPr>
                <w:rStyle w:val="Hyperlink"/>
                <w:b/>
                <w:bCs/>
                <w:noProof/>
              </w:rPr>
              <w:t>XmlSkinDefinitionConverter</w:t>
            </w:r>
            <w:r>
              <w:rPr>
                <w:noProof/>
                <w:webHidden/>
              </w:rPr>
              <w:tab/>
            </w:r>
            <w:r>
              <w:rPr>
                <w:noProof/>
                <w:webHidden/>
              </w:rPr>
              <w:fldChar w:fldCharType="begin"/>
            </w:r>
            <w:r>
              <w:rPr>
                <w:noProof/>
                <w:webHidden/>
              </w:rPr>
              <w:instrText xml:space="preserve"> PAGEREF _Toc453931125 \h </w:instrText>
            </w:r>
            <w:r>
              <w:rPr>
                <w:noProof/>
                <w:webHidden/>
              </w:rPr>
            </w:r>
          </w:ins>
          <w:r>
            <w:rPr>
              <w:noProof/>
              <w:webHidden/>
            </w:rPr>
            <w:fldChar w:fldCharType="separate"/>
          </w:r>
          <w:ins w:id="99" w:author="Florin Iacob" w:date="2016-06-17T12:49:00Z">
            <w:r>
              <w:rPr>
                <w:noProof/>
                <w:webHidden/>
              </w:rPr>
              <w:t>10</w:t>
            </w:r>
            <w:r>
              <w:rPr>
                <w:noProof/>
                <w:webHidden/>
              </w:rPr>
              <w:fldChar w:fldCharType="end"/>
            </w:r>
            <w:r w:rsidRPr="005C19AB">
              <w:rPr>
                <w:rStyle w:val="Hyperlink"/>
                <w:noProof/>
              </w:rPr>
              <w:fldChar w:fldCharType="end"/>
            </w:r>
          </w:ins>
        </w:p>
        <w:p w14:paraId="3EDE9ABD" w14:textId="77777777" w:rsidR="00DE4F78" w:rsidRDefault="00DE4F78">
          <w:pPr>
            <w:pStyle w:val="TOC2"/>
            <w:rPr>
              <w:ins w:id="100" w:author="Florin Iacob" w:date="2016-06-17T12:49:00Z"/>
              <w:b w:val="0"/>
              <w:bCs w:val="0"/>
              <w:sz w:val="22"/>
              <w:szCs w:val="22"/>
              <w14:scene3d>
                <w14:camera w14:prst="orthographicFront"/>
                <w14:lightRig w14:rig="threePt" w14:dir="t">
                  <w14:rot w14:lat="0" w14:lon="0" w14:rev="0"/>
                </w14:lightRig>
              </w14:scene3d>
            </w:rPr>
          </w:pPr>
          <w:ins w:id="101" w:author="Florin Iacob" w:date="2016-06-17T12:49:00Z">
            <w:r w:rsidRPr="005C19AB">
              <w:rPr>
                <w:rStyle w:val="Hyperlink"/>
              </w:rPr>
              <w:fldChar w:fldCharType="begin"/>
            </w:r>
            <w:r w:rsidRPr="005C19AB">
              <w:rPr>
                <w:rStyle w:val="Hyperlink"/>
              </w:rPr>
              <w:instrText xml:space="preserve"> </w:instrText>
            </w:r>
            <w:r>
              <w:instrText>HYPERLINK \l "_Toc453931126"</w:instrText>
            </w:r>
            <w:r w:rsidRPr="005C19AB">
              <w:rPr>
                <w:rStyle w:val="Hyperlink"/>
              </w:rPr>
              <w:instrText xml:space="preserve"> </w:instrText>
            </w:r>
            <w:r w:rsidRPr="005C19AB">
              <w:rPr>
                <w:rStyle w:val="Hyperlink"/>
              </w:rPr>
            </w:r>
            <w:r w:rsidRPr="005C19AB">
              <w:rPr>
                <w:rStyle w:val="Hyperlink"/>
              </w:rPr>
              <w:fldChar w:fldCharType="separate"/>
            </w:r>
            <w:r w:rsidRPr="005C19AB">
              <w:rPr>
                <w:rStyle w:val="Hyperlink"/>
              </w:rPr>
              <w:t>4.2.</w:t>
            </w:r>
            <w:r>
              <w:rPr>
                <w:b w:val="0"/>
                <w:bCs w:val="0"/>
                <w:sz w:val="22"/>
                <w:szCs w:val="22"/>
                <w14:scene3d>
                  <w14:camera w14:prst="orthographicFront"/>
                  <w14:lightRig w14:rig="threePt" w14:dir="t">
                    <w14:rot w14:lat="0" w14:lon="0" w14:rev="0"/>
                  </w14:lightRig>
                </w14:scene3d>
              </w:rPr>
              <w:tab/>
            </w:r>
            <w:r w:rsidRPr="005C19AB">
              <w:rPr>
                <w:rStyle w:val="Hyperlink"/>
              </w:rPr>
              <w:t>Apply changes for ViewMockup</w:t>
            </w:r>
            <w:r>
              <w:rPr>
                <w:webHidden/>
              </w:rPr>
              <w:tab/>
            </w:r>
            <w:r>
              <w:rPr>
                <w:webHidden/>
              </w:rPr>
              <w:fldChar w:fldCharType="begin"/>
            </w:r>
            <w:r>
              <w:rPr>
                <w:webHidden/>
              </w:rPr>
              <w:instrText xml:space="preserve"> PAGEREF _Toc453931126 \h </w:instrText>
            </w:r>
            <w:r>
              <w:rPr>
                <w:webHidden/>
              </w:rPr>
            </w:r>
          </w:ins>
          <w:r>
            <w:rPr>
              <w:webHidden/>
            </w:rPr>
            <w:fldChar w:fldCharType="separate"/>
          </w:r>
          <w:ins w:id="102" w:author="Florin Iacob" w:date="2016-06-17T12:49:00Z">
            <w:r>
              <w:rPr>
                <w:webHidden/>
              </w:rPr>
              <w:t>11</w:t>
            </w:r>
            <w:r>
              <w:rPr>
                <w:webHidden/>
              </w:rPr>
              <w:fldChar w:fldCharType="end"/>
            </w:r>
            <w:r w:rsidRPr="005C19AB">
              <w:rPr>
                <w:rStyle w:val="Hyperlink"/>
              </w:rPr>
              <w:fldChar w:fldCharType="end"/>
            </w:r>
          </w:ins>
        </w:p>
        <w:p w14:paraId="7CE31701" w14:textId="77777777" w:rsidR="00DE4F78" w:rsidRDefault="00DE4F78">
          <w:pPr>
            <w:pStyle w:val="TOC2"/>
            <w:rPr>
              <w:ins w:id="103" w:author="Florin Iacob" w:date="2016-06-17T12:49:00Z"/>
              <w:b w:val="0"/>
              <w:bCs w:val="0"/>
              <w:sz w:val="22"/>
              <w:szCs w:val="22"/>
              <w14:scene3d>
                <w14:camera w14:prst="orthographicFront"/>
                <w14:lightRig w14:rig="threePt" w14:dir="t">
                  <w14:rot w14:lat="0" w14:lon="0" w14:rev="0"/>
                </w14:lightRig>
              </w14:scene3d>
            </w:rPr>
          </w:pPr>
          <w:ins w:id="104" w:author="Florin Iacob" w:date="2016-06-17T12:49:00Z">
            <w:r w:rsidRPr="005C19AB">
              <w:rPr>
                <w:rStyle w:val="Hyperlink"/>
              </w:rPr>
              <w:fldChar w:fldCharType="begin"/>
            </w:r>
            <w:r w:rsidRPr="005C19AB">
              <w:rPr>
                <w:rStyle w:val="Hyperlink"/>
              </w:rPr>
              <w:instrText xml:space="preserve"> </w:instrText>
            </w:r>
            <w:r>
              <w:instrText>HYPERLINK \l "_Toc453931127"</w:instrText>
            </w:r>
            <w:r w:rsidRPr="005C19AB">
              <w:rPr>
                <w:rStyle w:val="Hyperlink"/>
              </w:rPr>
              <w:instrText xml:space="preserve"> </w:instrText>
            </w:r>
            <w:r w:rsidRPr="005C19AB">
              <w:rPr>
                <w:rStyle w:val="Hyperlink"/>
              </w:rPr>
            </w:r>
            <w:r w:rsidRPr="005C19AB">
              <w:rPr>
                <w:rStyle w:val="Hyperlink"/>
              </w:rPr>
              <w:fldChar w:fldCharType="separate"/>
            </w:r>
            <w:r w:rsidRPr="005C19AB">
              <w:rPr>
                <w:rStyle w:val="Hyperlink"/>
              </w:rPr>
              <w:t>4.3.</w:t>
            </w:r>
            <w:r>
              <w:rPr>
                <w:b w:val="0"/>
                <w:bCs w:val="0"/>
                <w:sz w:val="22"/>
                <w:szCs w:val="22"/>
                <w14:scene3d>
                  <w14:camera w14:prst="orthographicFront"/>
                  <w14:lightRig w14:rig="threePt" w14:dir="t">
                    <w14:rot w14:lat="0" w14:lon="0" w14:rev="0"/>
                  </w14:lightRig>
                </w14:scene3d>
              </w:rPr>
              <w:tab/>
            </w:r>
            <w:r w:rsidRPr="005C19AB">
              <w:rPr>
                <w:rStyle w:val="Hyperlink"/>
              </w:rPr>
              <w:t>Apply changes for saving</w:t>
            </w:r>
            <w:r>
              <w:rPr>
                <w:webHidden/>
              </w:rPr>
              <w:tab/>
            </w:r>
            <w:r>
              <w:rPr>
                <w:webHidden/>
              </w:rPr>
              <w:fldChar w:fldCharType="begin"/>
            </w:r>
            <w:r>
              <w:rPr>
                <w:webHidden/>
              </w:rPr>
              <w:instrText xml:space="preserve"> PAGEREF _Toc453931127 \h </w:instrText>
            </w:r>
            <w:r>
              <w:rPr>
                <w:webHidden/>
              </w:rPr>
            </w:r>
          </w:ins>
          <w:r>
            <w:rPr>
              <w:webHidden/>
            </w:rPr>
            <w:fldChar w:fldCharType="separate"/>
          </w:r>
          <w:ins w:id="105" w:author="Florin Iacob" w:date="2016-06-17T12:49:00Z">
            <w:r>
              <w:rPr>
                <w:webHidden/>
              </w:rPr>
              <w:t>12</w:t>
            </w:r>
            <w:r>
              <w:rPr>
                <w:webHidden/>
              </w:rPr>
              <w:fldChar w:fldCharType="end"/>
            </w:r>
            <w:r w:rsidRPr="005C19AB">
              <w:rPr>
                <w:rStyle w:val="Hyperlink"/>
              </w:rPr>
              <w:fldChar w:fldCharType="end"/>
            </w:r>
          </w:ins>
        </w:p>
        <w:p w14:paraId="2EF6731B" w14:textId="77777777" w:rsidR="00DE4F78" w:rsidRDefault="00DE4F78">
          <w:pPr>
            <w:pStyle w:val="TOC1"/>
            <w:rPr>
              <w:ins w:id="106" w:author="Florin Iacob" w:date="2016-06-17T12:49:00Z"/>
              <w:noProof/>
              <w:sz w:val="22"/>
              <w:szCs w:val="22"/>
            </w:rPr>
          </w:pPr>
          <w:ins w:id="107" w:author="Florin Iacob" w:date="2016-06-17T12:49:00Z">
            <w:r w:rsidRPr="005C19AB">
              <w:rPr>
                <w:rStyle w:val="Hyperlink"/>
                <w:noProof/>
              </w:rPr>
              <w:fldChar w:fldCharType="begin"/>
            </w:r>
            <w:r w:rsidRPr="005C19AB">
              <w:rPr>
                <w:rStyle w:val="Hyperlink"/>
                <w:noProof/>
              </w:rPr>
              <w:instrText xml:space="preserve"> </w:instrText>
            </w:r>
            <w:r>
              <w:rPr>
                <w:noProof/>
              </w:rPr>
              <w:instrText>HYPERLINK \l "_Toc453931128"</w:instrText>
            </w:r>
            <w:r w:rsidRPr="005C19AB">
              <w:rPr>
                <w:rStyle w:val="Hyperlink"/>
                <w:noProof/>
              </w:rPr>
              <w:instrText xml:space="preserve"> </w:instrText>
            </w:r>
            <w:r w:rsidRPr="005C19AB">
              <w:rPr>
                <w:rStyle w:val="Hyperlink"/>
                <w:noProof/>
              </w:rPr>
            </w:r>
            <w:r w:rsidRPr="005C19AB">
              <w:rPr>
                <w:rStyle w:val="Hyperlink"/>
                <w:noProof/>
              </w:rPr>
              <w:fldChar w:fldCharType="separate"/>
            </w:r>
            <w:r w:rsidRPr="005C19AB">
              <w:rPr>
                <w:rStyle w:val="Hyperlink"/>
                <w:noProof/>
              </w:rPr>
              <w:t>5.</w:t>
            </w:r>
            <w:r>
              <w:rPr>
                <w:noProof/>
                <w:sz w:val="22"/>
                <w:szCs w:val="22"/>
              </w:rPr>
              <w:tab/>
            </w:r>
            <w:r w:rsidRPr="005C19AB">
              <w:rPr>
                <w:rStyle w:val="Hyperlink"/>
                <w:noProof/>
              </w:rPr>
              <w:t>Layout designer</w:t>
            </w:r>
            <w:r>
              <w:rPr>
                <w:noProof/>
                <w:webHidden/>
              </w:rPr>
              <w:tab/>
            </w:r>
            <w:r>
              <w:rPr>
                <w:noProof/>
                <w:webHidden/>
              </w:rPr>
              <w:fldChar w:fldCharType="begin"/>
            </w:r>
            <w:r>
              <w:rPr>
                <w:noProof/>
                <w:webHidden/>
              </w:rPr>
              <w:instrText xml:space="preserve"> PAGEREF _Toc453931128 \h </w:instrText>
            </w:r>
            <w:r>
              <w:rPr>
                <w:noProof/>
                <w:webHidden/>
              </w:rPr>
            </w:r>
          </w:ins>
          <w:r>
            <w:rPr>
              <w:noProof/>
              <w:webHidden/>
            </w:rPr>
            <w:fldChar w:fldCharType="separate"/>
          </w:r>
          <w:ins w:id="108" w:author="Florin Iacob" w:date="2016-06-17T12:49:00Z">
            <w:r>
              <w:rPr>
                <w:noProof/>
                <w:webHidden/>
              </w:rPr>
              <w:t>13</w:t>
            </w:r>
            <w:r>
              <w:rPr>
                <w:noProof/>
                <w:webHidden/>
              </w:rPr>
              <w:fldChar w:fldCharType="end"/>
            </w:r>
            <w:r w:rsidRPr="005C19AB">
              <w:rPr>
                <w:rStyle w:val="Hyperlink"/>
                <w:noProof/>
              </w:rPr>
              <w:fldChar w:fldCharType="end"/>
            </w:r>
          </w:ins>
        </w:p>
        <w:p w14:paraId="142BA09B" w14:textId="7605ACD9" w:rsidR="00F72776" w:rsidRDefault="00F72776">
          <w:pPr>
            <w:rPr>
              <w:ins w:id="109" w:author="Florin Iacob" w:date="2016-06-14T11:50:00Z"/>
            </w:rPr>
          </w:pPr>
          <w:del w:id="110" w:author="Florin Iacob" w:date="2016-06-14T11:51:00Z">
            <w:r w:rsidDel="00F72776">
              <w:rPr>
                <w:b/>
                <w:bCs/>
                <w:noProof/>
              </w:rPr>
              <w:delText>No table of contents entries found.</w:delText>
            </w:r>
          </w:del>
          <w:ins w:id="111" w:author="Florin Iacob" w:date="2016-06-14T11:50:00Z">
            <w:r>
              <w:rPr>
                <w:b/>
                <w:bCs/>
                <w:noProof/>
              </w:rPr>
              <w:fldChar w:fldCharType="end"/>
            </w:r>
          </w:ins>
        </w:p>
        <w:customXmlInsRangeStart w:id="112" w:author="Florin Iacob" w:date="2016-06-14T11:51:00Z"/>
      </w:sdtContent>
    </w:sdt>
    <w:customXmlInsRangeEnd w:id="112"/>
    <w:p w14:paraId="6E6A9431" w14:textId="55F0E5C2" w:rsidR="006A5EC8" w:rsidRDefault="006A5EC8" w:rsidP="006E6B3C">
      <w:pPr>
        <w:pStyle w:val="TOC1"/>
        <w:rPr>
          <w:rFonts w:eastAsiaTheme="majorEastAsia"/>
        </w:rPr>
      </w:pPr>
    </w:p>
    <w:p w14:paraId="62B4DA02" w14:textId="77777777" w:rsidR="002247DD" w:rsidDel="00635501" w:rsidRDefault="002247DD">
      <w:pPr>
        <w:rPr>
          <w:del w:id="113" w:author="Florin Iacob" w:date="2016-06-14T11:48:00Z"/>
          <w:rFonts w:asciiTheme="majorHAnsi" w:eastAsiaTheme="majorEastAsia" w:hAnsiTheme="majorHAnsi" w:cstheme="majorBidi"/>
          <w:caps/>
          <w:color w:val="2E74B5" w:themeColor="accent1" w:themeShade="BF"/>
          <w:sz w:val="32"/>
          <w:szCs w:val="28"/>
        </w:rPr>
      </w:pPr>
      <w:bookmarkStart w:id="114" w:name="_Toc444440297"/>
      <w:r>
        <w:br w:type="page"/>
      </w:r>
    </w:p>
    <w:bookmarkEnd w:id="114"/>
    <w:p w14:paraId="6C3315B1" w14:textId="62B3F6FB" w:rsidR="00847C06" w:rsidDel="001D41D0" w:rsidRDefault="002247DD" w:rsidP="00847C06">
      <w:pPr>
        <w:pStyle w:val="1Title"/>
        <w:numPr>
          <w:ilvl w:val="0"/>
          <w:numId w:val="0"/>
        </w:numPr>
        <w:spacing w:line="360" w:lineRule="auto"/>
        <w:ind w:left="360" w:hanging="360"/>
        <w:rPr>
          <w:del w:id="115" w:author="Florin Iacob" w:date="2016-06-14T09:52:00Z"/>
        </w:rPr>
      </w:pPr>
      <w:del w:id="116" w:author="Florin Iacob" w:date="2016-06-14T09:52:00Z">
        <w:r w:rsidDel="001D41D0">
          <w:delText>General idea</w:delText>
        </w:r>
      </w:del>
    </w:p>
    <w:p w14:paraId="28ADA8A7" w14:textId="1144BE5A" w:rsidR="00360523" w:rsidDel="001D41D0" w:rsidRDefault="00F26715" w:rsidP="00B06C2C">
      <w:pPr>
        <w:pStyle w:val="NONNumbering"/>
        <w:rPr>
          <w:del w:id="117" w:author="Florin Iacob" w:date="2016-06-14T09:52:00Z"/>
        </w:rPr>
      </w:pPr>
      <w:del w:id="118" w:author="Florin Iacob" w:date="2016-06-14T09:52:00Z">
        <w:r w:rsidDel="001D41D0">
          <w:delText xml:space="preserve">The layout tool </w:delText>
        </w:r>
        <w:r w:rsidR="00D450C6" w:rsidDel="001D41D0">
          <w:delText>will allow the casino product managers to edit the games &amp; arenas layout throughout the NDL client. This tool will also allow to set new A/B test layout versions (and their test settings).</w:delText>
        </w:r>
      </w:del>
    </w:p>
    <w:p w14:paraId="5C546BD5" w14:textId="1293DEB5" w:rsidR="00CD20BE" w:rsidDel="001D41D0" w:rsidRDefault="00CD20BE" w:rsidP="00CD20BE">
      <w:pPr>
        <w:pStyle w:val="NONNumbering"/>
        <w:rPr>
          <w:del w:id="119" w:author="Florin Iacob" w:date="2016-06-14T09:52:00Z"/>
        </w:rPr>
      </w:pPr>
      <w:del w:id="120" w:author="Florin Iacob" w:date="2016-06-14T09:52:00Z">
        <w:r w:rsidDel="001D41D0">
          <w:delText xml:space="preserve">Partially working mockup can be found here: </w:delText>
        </w:r>
        <w:r w:rsidR="00C42040" w:rsidDel="001D41D0">
          <w:fldChar w:fldCharType="begin"/>
        </w:r>
        <w:r w:rsidR="00C42040" w:rsidDel="001D41D0">
          <w:delInstrText xml:space="preserve"> HYPERLINK "http://blgp8v.axshare.com/" </w:delInstrText>
        </w:r>
        <w:r w:rsidR="00C42040" w:rsidDel="001D41D0">
          <w:fldChar w:fldCharType="separate"/>
        </w:r>
        <w:r w:rsidRPr="00CD20BE" w:rsidDel="001D41D0">
          <w:rPr>
            <w:rStyle w:val="Hyperlink"/>
          </w:rPr>
          <w:delText>http://blgp8v.axshare.com/</w:delText>
        </w:r>
        <w:r w:rsidR="00C42040" w:rsidDel="001D41D0">
          <w:rPr>
            <w:rStyle w:val="Hyperlink"/>
          </w:rPr>
          <w:fldChar w:fldCharType="end"/>
        </w:r>
      </w:del>
    </w:p>
    <w:p w14:paraId="061DFBC2" w14:textId="4DD38704" w:rsidR="00D450C6" w:rsidDel="001D41D0" w:rsidRDefault="00D450C6" w:rsidP="000D1916">
      <w:pPr>
        <w:pStyle w:val="1Title"/>
        <w:numPr>
          <w:ilvl w:val="0"/>
          <w:numId w:val="0"/>
        </w:numPr>
        <w:spacing w:line="360" w:lineRule="auto"/>
        <w:ind w:left="360" w:hanging="360"/>
        <w:rPr>
          <w:del w:id="121" w:author="Florin Iacob" w:date="2016-06-14T09:52:00Z"/>
        </w:rPr>
      </w:pPr>
    </w:p>
    <w:p w14:paraId="1AF92403" w14:textId="27C1AB35" w:rsidR="00733B5D" w:rsidRDefault="00733B5D">
      <w:pPr>
        <w:rPr>
          <w:rFonts w:asciiTheme="majorHAnsi" w:eastAsiaTheme="majorEastAsia" w:hAnsiTheme="majorHAnsi" w:cstheme="majorBidi"/>
          <w:b/>
          <w:sz w:val="28"/>
          <w:szCs w:val="28"/>
        </w:rPr>
      </w:pPr>
      <w:bookmarkStart w:id="122" w:name="_Toc444440303"/>
      <w:bookmarkEnd w:id="122"/>
      <w:del w:id="123" w:author="Florin Iacob" w:date="2016-06-14T11:48:00Z">
        <w:r w:rsidDel="00635501">
          <w:br w:type="page"/>
        </w:r>
      </w:del>
    </w:p>
    <w:p w14:paraId="3683F044" w14:textId="637207C5" w:rsidR="0083191A" w:rsidRDefault="0083191A">
      <w:pPr>
        <w:pStyle w:val="1Title"/>
        <w:outlineLvl w:val="0"/>
        <w:rPr>
          <w:ins w:id="124" w:author="Florin Iacob" w:date="2016-06-16T08:49:00Z"/>
        </w:rPr>
        <w:pPrChange w:id="125" w:author="Florin Iacob" w:date="2016-06-16T08:51:00Z">
          <w:pPr>
            <w:pStyle w:val="1Title"/>
          </w:pPr>
        </w:pPrChange>
      </w:pPr>
      <w:bookmarkStart w:id="126" w:name="_Toc453931117"/>
      <w:ins w:id="127" w:author="Florin Iacob" w:date="2016-06-16T08:50:00Z">
        <w:r>
          <w:t>Technology</w:t>
        </w:r>
        <w:r w:rsidR="007A22F0">
          <w:t xml:space="preserve">, </w:t>
        </w:r>
      </w:ins>
      <w:ins w:id="128" w:author="Florin Iacob" w:date="2016-06-16T08:51:00Z">
        <w:r w:rsidR="007A22F0">
          <w:t>Frameworks &amp; patterns</w:t>
        </w:r>
      </w:ins>
      <w:bookmarkEnd w:id="126"/>
    </w:p>
    <w:p w14:paraId="0BC0D493" w14:textId="77777777" w:rsidR="00E23286" w:rsidRDefault="00E23286">
      <w:pPr>
        <w:ind w:left="360"/>
        <w:rPr>
          <w:ins w:id="129" w:author="Florin Iacob" w:date="2016-06-16T08:54:00Z"/>
        </w:rPr>
        <w:pPrChange w:id="130" w:author="Florin Iacob" w:date="2016-06-16T08:53:00Z">
          <w:pPr>
            <w:pStyle w:val="1Title"/>
          </w:pPr>
        </w:pPrChange>
      </w:pPr>
      <w:ins w:id="131" w:author="Florin Iacob" w:date="2016-06-16T08:51:00Z">
        <w:r>
          <w:t>Layout Tool application is developed using</w:t>
        </w:r>
      </w:ins>
      <w:ins w:id="132" w:author="Florin Iacob" w:date="2016-06-16T08:54:00Z">
        <w:r>
          <w:t xml:space="preserve"> the following:</w:t>
        </w:r>
      </w:ins>
    </w:p>
    <w:p w14:paraId="6107D2C5" w14:textId="6AC70812" w:rsidR="00E23286" w:rsidRDefault="00E23286">
      <w:pPr>
        <w:pStyle w:val="ListParagraph"/>
        <w:numPr>
          <w:ilvl w:val="0"/>
          <w:numId w:val="32"/>
        </w:numPr>
        <w:rPr>
          <w:ins w:id="133" w:author="Florin Iacob" w:date="2016-06-16T08:54:00Z"/>
        </w:rPr>
        <w:pPrChange w:id="134" w:author="Florin Iacob" w:date="2016-06-16T08:54:00Z">
          <w:pPr>
            <w:pStyle w:val="1Title"/>
          </w:pPr>
        </w:pPrChange>
      </w:pPr>
      <w:ins w:id="135" w:author="Florin Iacob" w:date="2016-06-16T08:54:00Z">
        <w:r>
          <w:t xml:space="preserve">Microsoft </w:t>
        </w:r>
        <w:proofErr w:type="spellStart"/>
        <w:r>
          <w:t>.Net</w:t>
        </w:r>
        <w:proofErr w:type="spellEnd"/>
        <w:r>
          <w:t xml:space="preserve"> Framework 4.5</w:t>
        </w:r>
      </w:ins>
    </w:p>
    <w:p w14:paraId="708D96B1" w14:textId="0F9778FD" w:rsidR="00E23286" w:rsidRDefault="00E23286">
      <w:pPr>
        <w:pStyle w:val="ListParagraph"/>
        <w:numPr>
          <w:ilvl w:val="0"/>
          <w:numId w:val="32"/>
        </w:numPr>
        <w:rPr>
          <w:ins w:id="136" w:author="Florin Iacob" w:date="2016-06-16T08:54:00Z"/>
        </w:rPr>
        <w:pPrChange w:id="137" w:author="Florin Iacob" w:date="2016-06-16T08:54:00Z">
          <w:pPr>
            <w:pStyle w:val="1Title"/>
          </w:pPr>
        </w:pPrChange>
      </w:pPr>
      <w:ins w:id="138" w:author="Florin Iacob" w:date="2016-06-16T08:54:00Z">
        <w:r>
          <w:t>C# language</w:t>
        </w:r>
      </w:ins>
    </w:p>
    <w:p w14:paraId="02DB03C2" w14:textId="1B2F132C" w:rsidR="00E23286" w:rsidRDefault="00E23286">
      <w:pPr>
        <w:pStyle w:val="ListParagraph"/>
        <w:numPr>
          <w:ilvl w:val="0"/>
          <w:numId w:val="32"/>
        </w:numPr>
        <w:rPr>
          <w:ins w:id="139" w:author="Florin Iacob" w:date="2016-06-16T08:54:00Z"/>
        </w:rPr>
        <w:pPrChange w:id="140" w:author="Florin Iacob" w:date="2016-06-16T08:54:00Z">
          <w:pPr>
            <w:pStyle w:val="1Title"/>
          </w:pPr>
        </w:pPrChange>
      </w:pPr>
      <w:proofErr w:type="spellStart"/>
      <w:ins w:id="141" w:author="Florin Iacob" w:date="2016-06-16T08:54:00Z">
        <w:r>
          <w:t>WPF</w:t>
        </w:r>
        <w:proofErr w:type="spellEnd"/>
        <w:r>
          <w:t xml:space="preserve"> (Windows Presentation Foundation)</w:t>
        </w:r>
      </w:ins>
    </w:p>
    <w:p w14:paraId="410941D3" w14:textId="41C3B154" w:rsidR="00E23286" w:rsidRDefault="00E23286">
      <w:pPr>
        <w:pStyle w:val="ListParagraph"/>
        <w:numPr>
          <w:ilvl w:val="0"/>
          <w:numId w:val="32"/>
        </w:numPr>
        <w:rPr>
          <w:ins w:id="142" w:author="Florin Iacob" w:date="2016-06-16T08:56:00Z"/>
        </w:rPr>
        <w:pPrChange w:id="143" w:author="Florin Iacob" w:date="2016-06-16T13:52:00Z">
          <w:pPr>
            <w:pStyle w:val="1Title"/>
          </w:pPr>
        </w:pPrChange>
      </w:pPr>
      <w:ins w:id="144" w:author="Florin Iacob" w:date="2016-06-16T08:55:00Z">
        <w:r>
          <w:t xml:space="preserve">PRISM </w:t>
        </w:r>
      </w:ins>
      <w:ins w:id="145" w:author="Florin Iacob" w:date="2016-06-16T13:52:00Z">
        <w:r w:rsidR="0098471B">
          <w:t xml:space="preserve">for </w:t>
        </w:r>
        <w:proofErr w:type="spellStart"/>
        <w:r w:rsidR="0098471B">
          <w:t>WPF</w:t>
        </w:r>
        <w:proofErr w:type="spellEnd"/>
        <w:r w:rsidR="0098471B">
          <w:t xml:space="preserve">  </w:t>
        </w:r>
      </w:ins>
      <w:ins w:id="146" w:author="Florin Iacob" w:date="2016-06-16T08:55:00Z">
        <w:r w:rsidR="0098471B">
          <w:t>with Unity</w:t>
        </w:r>
      </w:ins>
    </w:p>
    <w:p w14:paraId="3D7832A5" w14:textId="1E8803AD" w:rsidR="00E23286" w:rsidRDefault="00E23286">
      <w:pPr>
        <w:pStyle w:val="ListParagraph"/>
        <w:numPr>
          <w:ilvl w:val="0"/>
          <w:numId w:val="32"/>
        </w:numPr>
        <w:rPr>
          <w:ins w:id="147" w:author="Florin Iacob" w:date="2016-06-16T08:55:00Z"/>
        </w:rPr>
        <w:pPrChange w:id="148" w:author="Florin Iacob" w:date="2016-06-16T08:56:00Z">
          <w:pPr>
            <w:pStyle w:val="1Title"/>
          </w:pPr>
        </w:pPrChange>
      </w:pPr>
      <w:proofErr w:type="spellStart"/>
      <w:ins w:id="149" w:author="Florin Iacob" w:date="2016-06-16T08:56:00Z">
        <w:r>
          <w:t>MVV</w:t>
        </w:r>
        <w:r w:rsidR="00362754">
          <w:t>M</w:t>
        </w:r>
        <w:proofErr w:type="spellEnd"/>
        <w:r>
          <w:t xml:space="preserve"> design pattern</w:t>
        </w:r>
      </w:ins>
    </w:p>
    <w:p w14:paraId="466DDD2B" w14:textId="428E2325" w:rsidR="00E23286" w:rsidRDefault="00E23286">
      <w:pPr>
        <w:pStyle w:val="ListParagraph"/>
        <w:numPr>
          <w:ilvl w:val="0"/>
          <w:numId w:val="32"/>
        </w:numPr>
        <w:rPr>
          <w:ins w:id="150" w:author="Florin Iacob" w:date="2016-06-16T08:56:00Z"/>
        </w:rPr>
        <w:pPrChange w:id="151" w:author="Florin Iacob" w:date="2016-06-16T08:56:00Z">
          <w:pPr>
            <w:pStyle w:val="1Title"/>
          </w:pPr>
        </w:pPrChange>
      </w:pPr>
      <w:proofErr w:type="spellStart"/>
      <w:ins w:id="152" w:author="Florin Iacob" w:date="2016-06-16T08:56:00Z">
        <w:r>
          <w:t>NUnitFramework</w:t>
        </w:r>
        <w:proofErr w:type="spellEnd"/>
        <w:r>
          <w:t xml:space="preserve">  unit testing framework</w:t>
        </w:r>
      </w:ins>
    </w:p>
    <w:p w14:paraId="6E976F1A" w14:textId="483D66AE" w:rsidR="00E23286" w:rsidRDefault="00362754">
      <w:pPr>
        <w:pStyle w:val="ListParagraph"/>
        <w:numPr>
          <w:ilvl w:val="0"/>
          <w:numId w:val="32"/>
        </w:numPr>
        <w:rPr>
          <w:ins w:id="153" w:author="Florin Iacob" w:date="2016-06-16T13:20:00Z"/>
        </w:rPr>
        <w:pPrChange w:id="154" w:author="Florin Iacob" w:date="2016-06-16T08:56:00Z">
          <w:pPr>
            <w:pStyle w:val="1Title"/>
          </w:pPr>
        </w:pPrChange>
      </w:pPr>
      <w:proofErr w:type="spellStart"/>
      <w:ins w:id="155" w:author="Florin Iacob" w:date="2016-06-16T08:56:00Z">
        <w:r>
          <w:t>NSubstitute</w:t>
        </w:r>
        <w:proofErr w:type="spellEnd"/>
        <w:r>
          <w:t xml:space="preserve"> isolation framework</w:t>
        </w:r>
      </w:ins>
    </w:p>
    <w:p w14:paraId="554EC418" w14:textId="49C5BCE3" w:rsidR="0084061E" w:rsidRDefault="0084061E">
      <w:pPr>
        <w:pStyle w:val="ListParagraph"/>
        <w:numPr>
          <w:ilvl w:val="0"/>
          <w:numId w:val="32"/>
        </w:numPr>
        <w:rPr>
          <w:ins w:id="156" w:author="Florin Iacob" w:date="2016-06-16T08:54:00Z"/>
        </w:rPr>
        <w:pPrChange w:id="157" w:author="Florin Iacob" w:date="2016-06-16T08:56:00Z">
          <w:pPr>
            <w:pStyle w:val="1Title"/>
          </w:pPr>
        </w:pPrChange>
      </w:pPr>
      <w:ins w:id="158" w:author="Florin Iacob" w:date="2016-06-16T13:20:00Z">
        <w:r>
          <w:t>Click-Once deployment</w:t>
        </w:r>
      </w:ins>
    </w:p>
    <w:p w14:paraId="7EA52170" w14:textId="276DE1B2" w:rsidR="0083191A" w:rsidRDefault="0083191A">
      <w:pPr>
        <w:ind w:left="360"/>
        <w:rPr>
          <w:ins w:id="159" w:author="Florin Iacob" w:date="2016-06-16T08:49:00Z"/>
        </w:rPr>
        <w:pPrChange w:id="160" w:author="Florin Iacob" w:date="2016-06-16T08:53:00Z">
          <w:pPr>
            <w:pStyle w:val="1Title"/>
          </w:pPr>
        </w:pPrChange>
      </w:pPr>
    </w:p>
    <w:p w14:paraId="1C086A45" w14:textId="2FB0C173" w:rsidR="0093112E" w:rsidRDefault="0093112E">
      <w:pPr>
        <w:pStyle w:val="1Title"/>
        <w:outlineLvl w:val="0"/>
        <w:rPr>
          <w:ins w:id="161" w:author="Florin Iacob" w:date="2016-06-16T12:31:00Z"/>
        </w:rPr>
        <w:pPrChange w:id="162" w:author="Florin Iacob" w:date="2016-06-16T08:58:00Z">
          <w:pPr>
            <w:pStyle w:val="1Title"/>
          </w:pPr>
        </w:pPrChange>
      </w:pPr>
      <w:bookmarkStart w:id="163" w:name="_Toc453931118"/>
      <w:ins w:id="164" w:author="Florin Iacob" w:date="2016-06-16T12:10:00Z">
        <w:r>
          <w:t>Features</w:t>
        </w:r>
      </w:ins>
      <w:bookmarkEnd w:id="163"/>
    </w:p>
    <w:p w14:paraId="2C0F8647" w14:textId="4EB8ADEA" w:rsidR="00B67B75" w:rsidRDefault="00B67B75">
      <w:pPr>
        <w:pStyle w:val="11Title"/>
        <w:rPr>
          <w:ins w:id="165" w:author="Florin Iacob" w:date="2016-06-16T12:36:00Z"/>
        </w:rPr>
        <w:pPrChange w:id="166" w:author="Florin Iacob" w:date="2016-06-16T12:31:00Z">
          <w:pPr>
            <w:pStyle w:val="1Title"/>
          </w:pPr>
        </w:pPrChange>
      </w:pPr>
      <w:ins w:id="167" w:author="Florin Iacob" w:date="2016-06-16T12:36:00Z">
        <w:r>
          <w:t>Lobby features</w:t>
        </w:r>
      </w:ins>
      <w:ins w:id="168" w:author="Florin Iacob" w:date="2016-06-16T12:31:00Z">
        <w:r>
          <w:t xml:space="preserve"> </w:t>
        </w:r>
      </w:ins>
    </w:p>
    <w:p w14:paraId="09E19F81" w14:textId="6C04F008" w:rsidR="0093112E" w:rsidRDefault="00B67B75">
      <w:pPr>
        <w:pStyle w:val="ListParagraph"/>
        <w:numPr>
          <w:ilvl w:val="0"/>
          <w:numId w:val="32"/>
        </w:numPr>
        <w:rPr>
          <w:ins w:id="169" w:author="Florin Iacob" w:date="2016-06-16T12:41:00Z"/>
        </w:rPr>
        <w:pPrChange w:id="170" w:author="Florin Iacob" w:date="2016-06-16T12:32:00Z">
          <w:pPr>
            <w:pStyle w:val="1Title"/>
          </w:pPr>
        </w:pPrChange>
      </w:pPr>
      <w:ins w:id="171" w:author="Florin Iacob" w:date="2016-06-16T12:33:00Z">
        <w:r>
          <w:t>Reorder arenas</w:t>
        </w:r>
      </w:ins>
    </w:p>
    <w:p w14:paraId="574A9786" w14:textId="48FAACB2" w:rsidR="002F0D56" w:rsidRDefault="002F0D56">
      <w:pPr>
        <w:pStyle w:val="ListParagraph"/>
        <w:numPr>
          <w:ilvl w:val="0"/>
          <w:numId w:val="32"/>
        </w:numPr>
        <w:rPr>
          <w:ins w:id="172" w:author="Florin Iacob" w:date="2016-06-16T12:33:00Z"/>
        </w:rPr>
        <w:pPrChange w:id="173" w:author="Florin Iacob" w:date="2016-06-16T15:08:00Z">
          <w:pPr>
            <w:pStyle w:val="1Title"/>
          </w:pPr>
        </w:pPrChange>
      </w:pPr>
      <w:ins w:id="174" w:author="Florin Iacob" w:date="2016-06-16T12:41:00Z">
        <w:r>
          <w:t>Replace arena (with one of the client supported arenas or</w:t>
        </w:r>
      </w:ins>
      <w:ins w:id="175" w:author="Florin Iacob" w:date="2016-06-16T15:08:00Z">
        <w:r w:rsidR="00A9045F">
          <w:t xml:space="preserve"> with a game</w:t>
        </w:r>
      </w:ins>
      <w:ins w:id="176" w:author="Florin Iacob" w:date="2016-06-16T12:41:00Z">
        <w:r>
          <w:t>)</w:t>
        </w:r>
      </w:ins>
    </w:p>
    <w:p w14:paraId="61FAC282" w14:textId="594A039B" w:rsidR="00B67B75" w:rsidRDefault="00B67B75">
      <w:pPr>
        <w:pStyle w:val="ListParagraph"/>
        <w:numPr>
          <w:ilvl w:val="0"/>
          <w:numId w:val="32"/>
        </w:numPr>
        <w:rPr>
          <w:ins w:id="177" w:author="Florin Iacob" w:date="2016-06-16T12:34:00Z"/>
        </w:rPr>
        <w:pPrChange w:id="178" w:author="Florin Iacob" w:date="2016-06-16T12:32:00Z">
          <w:pPr>
            <w:pStyle w:val="1Title"/>
          </w:pPr>
        </w:pPrChange>
      </w:pPr>
      <w:ins w:id="179" w:author="Florin Iacob" w:date="2016-06-16T12:34:00Z">
        <w:r>
          <w:t>Add, remove, reorder Top Games</w:t>
        </w:r>
      </w:ins>
    </w:p>
    <w:p w14:paraId="07793BC9" w14:textId="4873C13F" w:rsidR="00B67B75" w:rsidRDefault="00B67B75">
      <w:pPr>
        <w:pStyle w:val="ListParagraph"/>
        <w:numPr>
          <w:ilvl w:val="0"/>
          <w:numId w:val="32"/>
        </w:numPr>
        <w:rPr>
          <w:ins w:id="180" w:author="Florin Iacob" w:date="2016-06-16T12:34:00Z"/>
        </w:rPr>
        <w:pPrChange w:id="181" w:author="Florin Iacob" w:date="2016-06-16T12:34:00Z">
          <w:pPr>
            <w:pStyle w:val="1Title"/>
          </w:pPr>
        </w:pPrChange>
      </w:pPr>
      <w:ins w:id="182" w:author="Florin Iacob" w:date="2016-06-16T12:34:00Z">
        <w:r>
          <w:t>Add, remove, reorder VIP Games</w:t>
        </w:r>
      </w:ins>
    </w:p>
    <w:p w14:paraId="1BC96674" w14:textId="0BA447C6" w:rsidR="00B67B75" w:rsidRDefault="00B67B75">
      <w:pPr>
        <w:pStyle w:val="ListParagraph"/>
        <w:numPr>
          <w:ilvl w:val="0"/>
          <w:numId w:val="32"/>
        </w:numPr>
        <w:rPr>
          <w:ins w:id="183" w:author="Florin Iacob" w:date="2016-06-16T12:34:00Z"/>
        </w:rPr>
        <w:pPrChange w:id="184" w:author="Florin Iacob" w:date="2016-06-16T12:34:00Z">
          <w:pPr>
            <w:pStyle w:val="1Title"/>
          </w:pPr>
        </w:pPrChange>
      </w:pPr>
      <w:ins w:id="185" w:author="Florin Iacob" w:date="2016-06-16T12:34:00Z">
        <w:r>
          <w:t xml:space="preserve">Reorder, remove </w:t>
        </w:r>
        <w:proofErr w:type="spellStart"/>
        <w:r>
          <w:t>MyAccount</w:t>
        </w:r>
        <w:proofErr w:type="spellEnd"/>
        <w:r>
          <w:t xml:space="preserve"> Lobby items</w:t>
        </w:r>
      </w:ins>
    </w:p>
    <w:p w14:paraId="6B293257" w14:textId="675309D4" w:rsidR="00B67B75" w:rsidRDefault="00B67B75">
      <w:pPr>
        <w:pStyle w:val="ListParagraph"/>
        <w:numPr>
          <w:ilvl w:val="0"/>
          <w:numId w:val="32"/>
        </w:numPr>
        <w:rPr>
          <w:ins w:id="186" w:author="Florin Iacob" w:date="2016-06-16T12:44:00Z"/>
        </w:rPr>
        <w:pPrChange w:id="187" w:author="Florin Iacob" w:date="2016-06-16T12:37:00Z">
          <w:pPr>
            <w:pStyle w:val="1Title"/>
          </w:pPr>
        </w:pPrChange>
      </w:pPr>
      <w:ins w:id="188" w:author="Florin Iacob" w:date="2016-06-16T12:34:00Z">
        <w:r>
          <w:t xml:space="preserve">Reorder, remove </w:t>
        </w:r>
        <w:proofErr w:type="spellStart"/>
        <w:r>
          <w:t>MyAccount</w:t>
        </w:r>
        <w:proofErr w:type="spellEnd"/>
        <w:r>
          <w:t xml:space="preserve"> History items</w:t>
        </w:r>
      </w:ins>
    </w:p>
    <w:p w14:paraId="42E4EA2B" w14:textId="71243902" w:rsidR="003D59E7" w:rsidRDefault="003D59E7">
      <w:pPr>
        <w:pStyle w:val="ListParagraph"/>
        <w:numPr>
          <w:ilvl w:val="0"/>
          <w:numId w:val="32"/>
        </w:numPr>
        <w:rPr>
          <w:ins w:id="189" w:author="Florin Iacob" w:date="2016-06-16T12:37:00Z"/>
        </w:rPr>
        <w:pPrChange w:id="190" w:author="Florin Iacob" w:date="2016-06-16T13:20:00Z">
          <w:pPr>
            <w:pStyle w:val="1Title"/>
          </w:pPr>
        </w:pPrChange>
      </w:pPr>
      <w:ins w:id="191" w:author="Florin Iacob" w:date="2016-06-16T12:44:00Z">
        <w:r w:rsidRPr="003D59E7">
          <w:rPr>
            <w:color w:val="FF0000"/>
            <w:rPrChange w:id="192" w:author="Florin Iacob" w:date="2016-06-16T12:44:00Z">
              <w:rPr>
                <w:caps w:val="0"/>
              </w:rPr>
            </w:rPrChange>
          </w:rPr>
          <w:t>Default Favorite games</w:t>
        </w:r>
      </w:ins>
      <w:ins w:id="193" w:author="Florin Iacob" w:date="2016-06-16T15:13:00Z">
        <w:r w:rsidR="008C3EF6">
          <w:rPr>
            <w:color w:val="FF0000"/>
          </w:rPr>
          <w:t xml:space="preserve"> – will be postponed</w:t>
        </w:r>
        <w:r w:rsidR="001F0DA4">
          <w:rPr>
            <w:color w:val="FF0000"/>
          </w:rPr>
          <w:t>.</w:t>
        </w:r>
      </w:ins>
    </w:p>
    <w:p w14:paraId="15CD95D0" w14:textId="4CD19F70" w:rsidR="00B67B75" w:rsidRDefault="00B67B75">
      <w:pPr>
        <w:pStyle w:val="11Title"/>
        <w:rPr>
          <w:ins w:id="194" w:author="Florin Iacob" w:date="2016-06-16T12:38:00Z"/>
        </w:rPr>
        <w:pPrChange w:id="195" w:author="Florin Iacob" w:date="2016-06-16T12:37:00Z">
          <w:pPr>
            <w:pStyle w:val="11Title"/>
            <w:numPr>
              <w:numId w:val="32"/>
            </w:numPr>
            <w:ind w:left="1440" w:hanging="360"/>
          </w:pPr>
        </w:pPrChange>
      </w:pPr>
      <w:ins w:id="196" w:author="Florin Iacob" w:date="2016-06-16T12:37:00Z">
        <w:r>
          <w:t xml:space="preserve"> Arena Features</w:t>
        </w:r>
      </w:ins>
    </w:p>
    <w:p w14:paraId="67DFC6CB" w14:textId="1024E552" w:rsidR="00F25CC3" w:rsidRDefault="00F25CC3">
      <w:pPr>
        <w:pStyle w:val="ListParagraph"/>
        <w:numPr>
          <w:ilvl w:val="0"/>
          <w:numId w:val="32"/>
        </w:numPr>
        <w:rPr>
          <w:ins w:id="197" w:author="Florin Iacob" w:date="2016-06-16T12:38:00Z"/>
        </w:rPr>
        <w:pPrChange w:id="198" w:author="Florin Iacob" w:date="2016-06-16T12:38:00Z">
          <w:pPr>
            <w:pStyle w:val="11Title"/>
            <w:numPr>
              <w:numId w:val="32"/>
            </w:numPr>
            <w:ind w:left="1440" w:hanging="360"/>
          </w:pPr>
        </w:pPrChange>
      </w:pPr>
      <w:ins w:id="199" w:author="Florin Iacob" w:date="2016-06-16T12:38:00Z">
        <w:r>
          <w:t>Enable/Disable the jackpot display</w:t>
        </w:r>
      </w:ins>
    </w:p>
    <w:p w14:paraId="02CD117F" w14:textId="528B9BD9" w:rsidR="00F25CC3" w:rsidRDefault="00F25CC3">
      <w:pPr>
        <w:pStyle w:val="ListParagraph"/>
        <w:numPr>
          <w:ilvl w:val="0"/>
          <w:numId w:val="32"/>
        </w:numPr>
        <w:rPr>
          <w:ins w:id="200" w:author="Florin Iacob" w:date="2016-06-16T12:38:00Z"/>
        </w:rPr>
        <w:pPrChange w:id="201" w:author="Florin Iacob" w:date="2016-06-16T12:38:00Z">
          <w:pPr>
            <w:pStyle w:val="11Title"/>
            <w:numPr>
              <w:numId w:val="32"/>
            </w:numPr>
            <w:ind w:left="1440" w:hanging="360"/>
          </w:pPr>
        </w:pPrChange>
      </w:pPr>
      <w:ins w:id="202" w:author="Florin Iacob" w:date="2016-06-16T12:38:00Z">
        <w:r>
          <w:t>Add, remove and reorder games</w:t>
        </w:r>
      </w:ins>
    </w:p>
    <w:p w14:paraId="727E2666" w14:textId="7B6252E5" w:rsidR="00F25CC3" w:rsidRDefault="00F25CC3">
      <w:pPr>
        <w:pStyle w:val="ListParagraph"/>
        <w:numPr>
          <w:ilvl w:val="0"/>
          <w:numId w:val="32"/>
        </w:numPr>
        <w:rPr>
          <w:ins w:id="203" w:author="Florin Iacob" w:date="2016-06-16T12:39:00Z"/>
        </w:rPr>
        <w:pPrChange w:id="204" w:author="Florin Iacob" w:date="2016-06-16T12:39:00Z">
          <w:pPr>
            <w:pStyle w:val="11Title"/>
            <w:numPr>
              <w:numId w:val="32"/>
            </w:numPr>
            <w:ind w:left="1440" w:hanging="360"/>
          </w:pPr>
        </w:pPrChange>
      </w:pPr>
      <w:ins w:id="205" w:author="Florin Iacob" w:date="2016-06-16T12:38:00Z">
        <w:r>
          <w:t>Add</w:t>
        </w:r>
      </w:ins>
      <w:ins w:id="206" w:author="Florin Iacob" w:date="2016-06-16T12:39:00Z">
        <w:r>
          <w:t>, r</w:t>
        </w:r>
      </w:ins>
      <w:ins w:id="207" w:author="Florin Iacob" w:date="2016-06-16T12:38:00Z">
        <w:r>
          <w:t>emove</w:t>
        </w:r>
      </w:ins>
      <w:ins w:id="208" w:author="Florin Iacob" w:date="2016-06-16T12:39:00Z">
        <w:r>
          <w:t xml:space="preserve"> and reorder filters</w:t>
        </w:r>
      </w:ins>
    </w:p>
    <w:p w14:paraId="4E6A71D7" w14:textId="27611F86" w:rsidR="00F25CC3" w:rsidRDefault="00F871FB">
      <w:pPr>
        <w:pStyle w:val="ListParagraph"/>
        <w:numPr>
          <w:ilvl w:val="0"/>
          <w:numId w:val="32"/>
        </w:numPr>
        <w:rPr>
          <w:ins w:id="209" w:author="Florin Iacob" w:date="2016-06-16T12:56:00Z"/>
        </w:rPr>
        <w:pPrChange w:id="210" w:author="Florin Iacob" w:date="2016-06-16T12:43:00Z">
          <w:pPr>
            <w:pStyle w:val="11Title"/>
            <w:numPr>
              <w:numId w:val="32"/>
            </w:numPr>
            <w:ind w:left="1440" w:hanging="360"/>
          </w:pPr>
        </w:pPrChange>
      </w:pPr>
      <w:ins w:id="211" w:author="Florin Iacob" w:date="2016-06-16T12:43:00Z">
        <w:r>
          <w:t>Add, remove and reorder Also Playing games</w:t>
        </w:r>
      </w:ins>
    </w:p>
    <w:p w14:paraId="35EDFAF0" w14:textId="3552DE38" w:rsidR="002867FA" w:rsidRPr="00223DE8" w:rsidRDefault="002867FA">
      <w:pPr>
        <w:pStyle w:val="ListParagraph"/>
        <w:numPr>
          <w:ilvl w:val="0"/>
          <w:numId w:val="32"/>
        </w:numPr>
        <w:rPr>
          <w:ins w:id="212" w:author="Florin Iacob" w:date="2016-06-16T12:44:00Z"/>
          <w:u w:val="single"/>
          <w:rPrChange w:id="213" w:author="Florin Iacob" w:date="2016-06-16T12:57:00Z">
            <w:rPr>
              <w:ins w:id="214" w:author="Florin Iacob" w:date="2016-06-16T12:44:00Z"/>
            </w:rPr>
          </w:rPrChange>
        </w:rPr>
        <w:pPrChange w:id="215" w:author="Florin Iacob" w:date="2016-06-16T12:43:00Z">
          <w:pPr>
            <w:pStyle w:val="11Title"/>
            <w:numPr>
              <w:numId w:val="32"/>
            </w:numPr>
            <w:ind w:left="1440" w:hanging="360"/>
          </w:pPr>
        </w:pPrChange>
      </w:pPr>
      <w:ins w:id="216" w:author="Florin Iacob" w:date="2016-06-16T12:56:00Z">
        <w:r w:rsidRPr="00223DE8">
          <w:rPr>
            <w:u w:val="single"/>
            <w:rPrChange w:id="217" w:author="Florin Iacob" w:date="2016-06-16T12:57:00Z">
              <w:rPr>
                <w:b w:val="0"/>
              </w:rPr>
            </w:rPrChange>
          </w:rPr>
          <w:t>Add, remove, reorder</w:t>
        </w:r>
      </w:ins>
      <w:ins w:id="218" w:author="Florin Iacob" w:date="2016-06-16T12:57:00Z">
        <w:r w:rsidR="00223DE8" w:rsidRPr="00223DE8">
          <w:rPr>
            <w:u w:val="single"/>
            <w:rPrChange w:id="219" w:author="Florin Iacob" w:date="2016-06-16T12:57:00Z">
              <w:rPr>
                <w:b w:val="0"/>
              </w:rPr>
            </w:rPrChange>
          </w:rPr>
          <w:t xml:space="preserve"> and </w:t>
        </w:r>
        <w:r w:rsidR="00223DE8" w:rsidRPr="00223DE8">
          <w:rPr>
            <w:highlight w:val="yellow"/>
            <w:u w:val="single"/>
            <w:rPrChange w:id="220" w:author="Florin Iacob" w:date="2016-06-16T12:57:00Z">
              <w:rPr>
                <w:b w:val="0"/>
              </w:rPr>
            </w:rPrChange>
          </w:rPr>
          <w:t>RESIZE</w:t>
        </w:r>
      </w:ins>
      <w:ins w:id="221" w:author="Florin Iacob" w:date="2016-06-16T12:56:00Z">
        <w:r w:rsidR="00223DE8" w:rsidRPr="00223DE8">
          <w:rPr>
            <w:u w:val="single"/>
            <w:rPrChange w:id="222" w:author="Florin Iacob" w:date="2016-06-16T12:57:00Z">
              <w:rPr>
                <w:b w:val="0"/>
              </w:rPr>
            </w:rPrChange>
          </w:rPr>
          <w:t xml:space="preserve"> grid view col</w:t>
        </w:r>
        <w:r w:rsidRPr="00223DE8">
          <w:rPr>
            <w:u w:val="single"/>
            <w:rPrChange w:id="223" w:author="Florin Iacob" w:date="2016-06-16T12:57:00Z">
              <w:rPr>
                <w:b w:val="0"/>
              </w:rPr>
            </w:rPrChange>
          </w:rPr>
          <w:t>umns.</w:t>
        </w:r>
      </w:ins>
    </w:p>
    <w:p w14:paraId="2783C733" w14:textId="75B19145" w:rsidR="00AC0121" w:rsidRDefault="00AC0121">
      <w:pPr>
        <w:pStyle w:val="11Title"/>
        <w:rPr>
          <w:ins w:id="224" w:author="Florin Iacob" w:date="2016-06-16T12:45:00Z"/>
        </w:rPr>
        <w:pPrChange w:id="225" w:author="Florin Iacob" w:date="2016-06-16T12:44:00Z">
          <w:pPr>
            <w:pStyle w:val="11Title"/>
            <w:numPr>
              <w:numId w:val="32"/>
            </w:numPr>
            <w:ind w:left="1440" w:hanging="360"/>
          </w:pPr>
        </w:pPrChange>
      </w:pPr>
      <w:ins w:id="226" w:author="Florin Iacob" w:date="2016-06-16T12:44:00Z">
        <w:r>
          <w:t xml:space="preserve"> Game level features</w:t>
        </w:r>
      </w:ins>
    </w:p>
    <w:p w14:paraId="4C633912" w14:textId="73DB89AA" w:rsidR="00AC0121" w:rsidRDefault="00AC0121">
      <w:pPr>
        <w:pStyle w:val="ListParagraph"/>
        <w:numPr>
          <w:ilvl w:val="0"/>
          <w:numId w:val="32"/>
        </w:numPr>
        <w:rPr>
          <w:ins w:id="227" w:author="Florin Iacob" w:date="2016-06-16T12:46:00Z"/>
        </w:rPr>
        <w:pPrChange w:id="228" w:author="Florin Iacob" w:date="2016-06-16T12:46:00Z">
          <w:pPr>
            <w:pStyle w:val="11Title"/>
            <w:numPr>
              <w:numId w:val="32"/>
            </w:numPr>
            <w:ind w:left="1440" w:hanging="360"/>
          </w:pPr>
        </w:pPrChange>
      </w:pPr>
      <w:ins w:id="229" w:author="Florin Iacob" w:date="2016-06-16T12:45:00Z">
        <w:r>
          <w:t>Mark a game as being new</w:t>
        </w:r>
      </w:ins>
    </w:p>
    <w:p w14:paraId="483D4734" w14:textId="71E166E3" w:rsidR="00AC0121" w:rsidRDefault="00AC0121">
      <w:pPr>
        <w:pStyle w:val="ListParagraph"/>
        <w:numPr>
          <w:ilvl w:val="0"/>
          <w:numId w:val="32"/>
        </w:numPr>
        <w:rPr>
          <w:ins w:id="230" w:author="Florin Iacob" w:date="2016-06-16T12:53:00Z"/>
        </w:rPr>
        <w:pPrChange w:id="231" w:author="Florin Iacob" w:date="2016-06-16T12:46:00Z">
          <w:pPr>
            <w:pStyle w:val="11Title"/>
            <w:numPr>
              <w:numId w:val="32"/>
            </w:numPr>
            <w:ind w:left="1440" w:hanging="360"/>
          </w:pPr>
        </w:pPrChange>
      </w:pPr>
      <w:ins w:id="232" w:author="Florin Iacob" w:date="2016-06-16T12:46:00Z">
        <w:r>
          <w:t>Mark a game VIP only</w:t>
        </w:r>
      </w:ins>
    </w:p>
    <w:p w14:paraId="5A018E69" w14:textId="08C14517" w:rsidR="00243D22" w:rsidRDefault="00243D22">
      <w:pPr>
        <w:pStyle w:val="ListParagraph"/>
        <w:numPr>
          <w:ilvl w:val="0"/>
          <w:numId w:val="32"/>
        </w:numPr>
        <w:rPr>
          <w:ins w:id="233" w:author="Florin Iacob" w:date="2016-06-16T13:21:00Z"/>
        </w:rPr>
        <w:pPrChange w:id="234" w:author="Florin Iacob" w:date="2016-06-16T12:46:00Z">
          <w:pPr>
            <w:pStyle w:val="11Title"/>
            <w:numPr>
              <w:numId w:val="32"/>
            </w:numPr>
            <w:ind w:left="1440" w:hanging="360"/>
          </w:pPr>
        </w:pPrChange>
      </w:pPr>
      <w:ins w:id="235" w:author="Florin Iacob" w:date="2016-06-16T12:53:00Z">
        <w:r>
          <w:t xml:space="preserve">If a game is placed in the </w:t>
        </w:r>
        <w:proofErr w:type="spellStart"/>
        <w:r>
          <w:t>NewGames</w:t>
        </w:r>
        <w:proofErr w:type="spellEnd"/>
        <w:r>
          <w:t xml:space="preserve"> arena automatically mark it with New.</w:t>
        </w:r>
      </w:ins>
    </w:p>
    <w:p w14:paraId="555310B2" w14:textId="2CE16727" w:rsidR="003F3DFA" w:rsidRDefault="003F3DFA">
      <w:pPr>
        <w:pStyle w:val="ListParagraph"/>
        <w:numPr>
          <w:ilvl w:val="0"/>
          <w:numId w:val="32"/>
        </w:numPr>
        <w:rPr>
          <w:ins w:id="236" w:author="Florin Iacob" w:date="2016-06-16T13:22:00Z"/>
        </w:rPr>
        <w:pPrChange w:id="237" w:author="Florin Iacob" w:date="2016-06-16T12:46:00Z">
          <w:pPr>
            <w:pStyle w:val="11Title"/>
            <w:numPr>
              <w:numId w:val="32"/>
            </w:numPr>
            <w:ind w:left="1440" w:hanging="360"/>
          </w:pPr>
        </w:pPrChange>
      </w:pPr>
      <w:proofErr w:type="spellStart"/>
      <w:ins w:id="238" w:author="Florin Iacob" w:date="2016-06-16T13:22:00Z">
        <w:r>
          <w:t>Is</w:t>
        </w:r>
      </w:ins>
      <w:ins w:id="239" w:author="Florin Iacob" w:date="2016-06-16T13:21:00Z">
        <w:r>
          <w:t>NewGame</w:t>
        </w:r>
        <w:proofErr w:type="spellEnd"/>
        <w:r>
          <w:t xml:space="preserve"> status is synchronized between arenas</w:t>
        </w:r>
      </w:ins>
    </w:p>
    <w:p w14:paraId="1E3330BC" w14:textId="47737798" w:rsidR="003F3DFA" w:rsidRDefault="003F3DFA" w:rsidP="009D30C6">
      <w:pPr>
        <w:pStyle w:val="ListParagraph"/>
        <w:numPr>
          <w:ilvl w:val="0"/>
          <w:numId w:val="32"/>
        </w:numPr>
        <w:rPr>
          <w:ins w:id="240" w:author="Florin Iacob" w:date="2016-06-16T12:45:00Z"/>
        </w:rPr>
        <w:pPrChange w:id="241" w:author="Florin Iacob" w:date="2016-06-17T12:32:00Z">
          <w:pPr>
            <w:pStyle w:val="11Title"/>
            <w:numPr>
              <w:numId w:val="32"/>
            </w:numPr>
            <w:ind w:left="1440" w:hanging="360"/>
          </w:pPr>
        </w:pPrChange>
      </w:pPr>
      <w:proofErr w:type="spellStart"/>
      <w:ins w:id="242" w:author="Florin Iacob" w:date="2016-06-16T13:22:00Z">
        <w:r w:rsidRPr="003F3DFA">
          <w:rPr>
            <w:highlight w:val="yellow"/>
            <w:rPrChange w:id="243" w:author="Florin Iacob" w:date="2016-06-16T13:22:00Z">
              <w:rPr>
                <w:b w:val="0"/>
              </w:rPr>
            </w:rPrChange>
          </w:rPr>
          <w:t>IsVIPGame</w:t>
        </w:r>
        <w:proofErr w:type="spellEnd"/>
        <w:r w:rsidRPr="003F3DFA">
          <w:rPr>
            <w:highlight w:val="yellow"/>
            <w:rPrChange w:id="244" w:author="Florin Iacob" w:date="2016-06-16T13:22:00Z">
              <w:rPr>
                <w:b w:val="0"/>
              </w:rPr>
            </w:rPrChange>
          </w:rPr>
          <w:t xml:space="preserve"> (</w:t>
        </w:r>
      </w:ins>
      <w:proofErr w:type="spellStart"/>
      <w:ins w:id="245" w:author="Florin Iacob" w:date="2016-06-17T12:32:00Z">
        <w:r w:rsidR="009D30C6">
          <w:rPr>
            <w:highlight w:val="yellow"/>
          </w:rPr>
          <w:t>u</w:t>
        </w:r>
      </w:ins>
      <w:ins w:id="246" w:author="Florin Iacob" w:date="2016-06-16T13:22:00Z">
        <w:r w:rsidRPr="003F3DFA">
          <w:rPr>
            <w:highlight w:val="yellow"/>
            <w:rPrChange w:id="247" w:author="Florin Iacob" w:date="2016-06-16T13:22:00Z">
              <w:rPr>
                <w:b w:val="0"/>
              </w:rPr>
            </w:rPrChange>
          </w:rPr>
          <w:t>serMode</w:t>
        </w:r>
        <w:proofErr w:type="spellEnd"/>
        <w:r w:rsidRPr="003F3DFA">
          <w:rPr>
            <w:highlight w:val="yellow"/>
            <w:rPrChange w:id="248" w:author="Florin Iacob" w:date="2016-06-16T13:22:00Z">
              <w:rPr>
                <w:b w:val="0"/>
              </w:rPr>
            </w:rPrChange>
          </w:rPr>
          <w:t xml:space="preserve">) </w:t>
        </w:r>
      </w:ins>
      <w:ins w:id="249" w:author="Florin Iacob" w:date="2016-06-17T12:32:00Z">
        <w:r w:rsidR="009D30C6">
          <w:rPr>
            <w:highlight w:val="yellow"/>
          </w:rPr>
          <w:t xml:space="preserve">is </w:t>
        </w:r>
      </w:ins>
      <w:ins w:id="250" w:author="Florin Iacob" w:date="2016-06-16T13:22:00Z">
        <w:r w:rsidRPr="003F3DFA">
          <w:rPr>
            <w:highlight w:val="yellow"/>
            <w:rPrChange w:id="251" w:author="Florin Iacob" w:date="2016-06-16T13:22:00Z">
              <w:rPr>
                <w:b w:val="0"/>
              </w:rPr>
            </w:rPrChange>
          </w:rPr>
          <w:t xml:space="preserve">synchronized between </w:t>
        </w:r>
      </w:ins>
      <w:ins w:id="252" w:author="Florin Iacob" w:date="2016-06-16T13:23:00Z">
        <w:r w:rsidRPr="003F3DFA">
          <w:rPr>
            <w:highlight w:val="yellow"/>
            <w:rPrChange w:id="253" w:author="Florin Iacob" w:date="2016-06-16T13:22:00Z">
              <w:rPr>
                <w:b w:val="0"/>
                <w:highlight w:val="yellow"/>
              </w:rPr>
            </w:rPrChange>
          </w:rPr>
          <w:t>arenas</w:t>
        </w:r>
      </w:ins>
      <w:ins w:id="254" w:author="Florin Iacob" w:date="2016-06-17T12:32:00Z">
        <w:r w:rsidR="009D30C6">
          <w:t>.</w:t>
        </w:r>
      </w:ins>
    </w:p>
    <w:p w14:paraId="04D28A68" w14:textId="2586E34F" w:rsidR="00AC0121" w:rsidRPr="00243D22" w:rsidRDefault="00AC0121">
      <w:pPr>
        <w:pStyle w:val="11Title"/>
        <w:rPr>
          <w:ins w:id="255" w:author="Florin Iacob" w:date="2016-06-16T12:48:00Z"/>
          <w:rPrChange w:id="256" w:author="Florin Iacob" w:date="2016-06-16T12:48:00Z">
            <w:rPr>
              <w:ins w:id="257" w:author="Florin Iacob" w:date="2016-06-16T12:48:00Z"/>
              <w:b w:val="0"/>
              <w:bCs/>
            </w:rPr>
          </w:rPrChange>
        </w:rPr>
        <w:pPrChange w:id="258" w:author="Florin Iacob" w:date="2016-06-16T12:48:00Z">
          <w:pPr>
            <w:pStyle w:val="11Title"/>
            <w:numPr>
              <w:numId w:val="32"/>
            </w:numPr>
            <w:ind w:left="1440" w:hanging="360"/>
          </w:pPr>
        </w:pPrChange>
      </w:pPr>
      <w:ins w:id="259" w:author="Florin Iacob" w:date="2016-06-16T12:47:00Z">
        <w:r>
          <w:lastRenderedPageBreak/>
          <w:t xml:space="preserve"> </w:t>
        </w:r>
      </w:ins>
      <w:ins w:id="260" w:author="Florin Iacob" w:date="2016-06-16T12:48:00Z">
        <w:r>
          <w:t>Validations</w:t>
        </w:r>
      </w:ins>
    </w:p>
    <w:p w14:paraId="42CB0DEA" w14:textId="6175A81D" w:rsidR="00243D22" w:rsidRDefault="00243D22" w:rsidP="009D30C6">
      <w:pPr>
        <w:pStyle w:val="ListParagraph"/>
        <w:numPr>
          <w:ilvl w:val="0"/>
          <w:numId w:val="32"/>
        </w:numPr>
        <w:rPr>
          <w:ins w:id="261" w:author="Florin Iacob" w:date="2016-06-16T12:49:00Z"/>
        </w:rPr>
        <w:pPrChange w:id="262" w:author="Florin Iacob" w:date="2016-06-17T12:32:00Z">
          <w:pPr>
            <w:pStyle w:val="11Title"/>
            <w:numPr>
              <w:numId w:val="32"/>
            </w:numPr>
            <w:ind w:left="1440" w:hanging="360"/>
          </w:pPr>
        </w:pPrChange>
      </w:pPr>
      <w:ins w:id="263" w:author="Florin Iacob" w:date="2016-06-16T12:49:00Z">
        <w:r>
          <w:t>Selected games are supported by the target brand (client)</w:t>
        </w:r>
      </w:ins>
      <w:ins w:id="264" w:author="Florin Iacob" w:date="2016-06-16T14:45:00Z">
        <w:r w:rsidR="001841E9">
          <w:t xml:space="preserve">. </w:t>
        </w:r>
      </w:ins>
    </w:p>
    <w:p w14:paraId="505B644E" w14:textId="475F2FDE" w:rsidR="00243D22" w:rsidRDefault="00243D22">
      <w:pPr>
        <w:pStyle w:val="ListParagraph"/>
        <w:numPr>
          <w:ilvl w:val="0"/>
          <w:numId w:val="32"/>
        </w:numPr>
        <w:rPr>
          <w:ins w:id="265" w:author="Florin Iacob" w:date="2016-06-16T12:52:00Z"/>
        </w:rPr>
        <w:pPrChange w:id="266" w:author="Florin Iacob" w:date="2016-06-16T12:49:00Z">
          <w:pPr>
            <w:pStyle w:val="11Title"/>
            <w:numPr>
              <w:numId w:val="32"/>
            </w:numPr>
            <w:ind w:left="1440" w:hanging="360"/>
          </w:pPr>
        </w:pPrChange>
      </w:pPr>
      <w:proofErr w:type="spellStart"/>
      <w:proofErr w:type="gramStart"/>
      <w:ins w:id="267" w:author="Florin Iacob" w:date="2016-06-16T12:49:00Z">
        <w:r>
          <w:t>newGame</w:t>
        </w:r>
        <w:proofErr w:type="spellEnd"/>
        <w:proofErr w:type="gramEnd"/>
        <w:r>
          <w:t xml:space="preserve"> detection in games properties.</w:t>
        </w:r>
      </w:ins>
    </w:p>
    <w:p w14:paraId="29BC3CF4" w14:textId="0722B835" w:rsidR="00243D22" w:rsidRDefault="00243D22">
      <w:pPr>
        <w:pStyle w:val="ListParagraph"/>
        <w:numPr>
          <w:ilvl w:val="0"/>
          <w:numId w:val="32"/>
        </w:numPr>
        <w:rPr>
          <w:ins w:id="268" w:author="Florin Iacob" w:date="2016-06-16T12:54:00Z"/>
        </w:rPr>
        <w:pPrChange w:id="269" w:author="Florin Iacob" w:date="2016-06-16T12:49:00Z">
          <w:pPr>
            <w:pStyle w:val="11Title"/>
            <w:numPr>
              <w:numId w:val="32"/>
            </w:numPr>
            <w:ind w:left="1440" w:hanging="360"/>
          </w:pPr>
        </w:pPrChange>
      </w:pPr>
      <w:ins w:id="270" w:author="Florin Iacob" w:date="2016-06-16T12:52:00Z">
        <w:r>
          <w:t>Don’t let the user add games to the Top/VIP games if the game is not in any arena.</w:t>
        </w:r>
      </w:ins>
    </w:p>
    <w:p w14:paraId="5524BC21" w14:textId="67147816" w:rsidR="00550B22" w:rsidRDefault="00550B22">
      <w:pPr>
        <w:pStyle w:val="ListParagraph"/>
        <w:numPr>
          <w:ilvl w:val="0"/>
          <w:numId w:val="32"/>
        </w:numPr>
        <w:rPr>
          <w:ins w:id="271" w:author="Florin Iacob" w:date="2016-06-16T13:04:00Z"/>
        </w:rPr>
        <w:pPrChange w:id="272" w:author="Florin Iacob" w:date="2016-06-16T12:55:00Z">
          <w:pPr>
            <w:pStyle w:val="11Title"/>
            <w:numPr>
              <w:numId w:val="32"/>
            </w:numPr>
            <w:ind w:left="1440" w:hanging="360"/>
          </w:pPr>
        </w:pPrChange>
      </w:pPr>
      <w:ins w:id="273" w:author="Florin Iacob" w:date="2016-06-16T12:54:00Z">
        <w:r>
          <w:t xml:space="preserve">A game in the </w:t>
        </w:r>
        <w:proofErr w:type="spellStart"/>
        <w:r>
          <w:t>NewGames</w:t>
        </w:r>
        <w:proofErr w:type="spellEnd"/>
        <w:r>
          <w:t xml:space="preserve"> arena cannot be </w:t>
        </w:r>
      </w:ins>
      <w:ins w:id="274" w:author="Florin Iacob" w:date="2016-06-16T12:55:00Z">
        <w:r>
          <w:t>marked as NOT being new.</w:t>
        </w:r>
      </w:ins>
    </w:p>
    <w:p w14:paraId="3A7D2419" w14:textId="06B74FA2" w:rsidR="007D6743" w:rsidRDefault="007D6743">
      <w:pPr>
        <w:pStyle w:val="ListParagraph"/>
        <w:numPr>
          <w:ilvl w:val="0"/>
          <w:numId w:val="32"/>
        </w:numPr>
        <w:rPr>
          <w:ins w:id="275" w:author="Florin Iacob" w:date="2016-06-16T12:59:00Z"/>
        </w:rPr>
        <w:pPrChange w:id="276" w:author="Florin Iacob" w:date="2016-06-16T13:05:00Z">
          <w:pPr>
            <w:pStyle w:val="11Title"/>
            <w:numPr>
              <w:numId w:val="32"/>
            </w:numPr>
            <w:ind w:left="1440" w:hanging="360"/>
          </w:pPr>
        </w:pPrChange>
      </w:pPr>
      <w:ins w:id="277" w:author="Florin Iacob" w:date="2016-06-16T13:04:00Z">
        <w:r w:rsidRPr="001526F6">
          <w:rPr>
            <w:rPrChange w:id="278" w:author="Florin Iacob" w:date="2016-06-16T13:05:00Z">
              <w:rPr>
                <w:b w:val="0"/>
              </w:rPr>
            </w:rPrChange>
          </w:rPr>
          <w:t xml:space="preserve">Also playing games should contain only games from that </w:t>
        </w:r>
      </w:ins>
      <w:ins w:id="279" w:author="Florin Iacob" w:date="2016-06-16T13:05:00Z">
        <w:r w:rsidR="001C68D5">
          <w:t xml:space="preserve">owning </w:t>
        </w:r>
      </w:ins>
      <w:ins w:id="280" w:author="Florin Iacob" w:date="2016-06-16T13:04:00Z">
        <w:r w:rsidRPr="001526F6">
          <w:rPr>
            <w:rPrChange w:id="281" w:author="Florin Iacob" w:date="2016-06-16T13:05:00Z">
              <w:rPr>
                <w:b w:val="0"/>
              </w:rPr>
            </w:rPrChange>
          </w:rPr>
          <w:t>arena</w:t>
        </w:r>
      </w:ins>
    </w:p>
    <w:p w14:paraId="27448A84" w14:textId="23AEE9DF" w:rsidR="00223DE8" w:rsidRPr="00C920E2" w:rsidRDefault="00223DE8">
      <w:pPr>
        <w:pStyle w:val="11Title"/>
        <w:rPr>
          <w:ins w:id="282" w:author="Florin Iacob" w:date="2016-06-16T12:59:00Z"/>
        </w:rPr>
        <w:pPrChange w:id="283" w:author="Florin Iacob" w:date="2016-06-16T12:59:00Z">
          <w:pPr>
            <w:pStyle w:val="11Title"/>
            <w:numPr>
              <w:numId w:val="32"/>
            </w:numPr>
            <w:ind w:left="1440" w:hanging="360"/>
          </w:pPr>
        </w:pPrChange>
      </w:pPr>
      <w:ins w:id="284" w:author="Florin Iacob" w:date="2016-06-16T12:59:00Z">
        <w:r>
          <w:t xml:space="preserve"> Dynamic Layout</w:t>
        </w:r>
      </w:ins>
    </w:p>
    <w:p w14:paraId="4723E71B" w14:textId="558DCA63" w:rsidR="00223DE8" w:rsidRDefault="006D64C5">
      <w:pPr>
        <w:pStyle w:val="ListParagraph"/>
        <w:rPr>
          <w:ins w:id="285" w:author="Florin Iacob" w:date="2016-06-16T13:12:00Z"/>
        </w:rPr>
        <w:pPrChange w:id="286" w:author="Florin Iacob" w:date="2016-06-16T13:00:00Z">
          <w:pPr>
            <w:pStyle w:val="11Title"/>
            <w:numPr>
              <w:numId w:val="32"/>
            </w:numPr>
            <w:ind w:left="1440" w:hanging="360"/>
          </w:pPr>
        </w:pPrChange>
      </w:pPr>
      <w:ins w:id="287" w:author="Florin Iacob" w:date="2016-06-16T13:00:00Z">
        <w:r>
          <w:t>Has the same features as a static layout (reorder arenas, add, remove, reorder games/filters</w:t>
        </w:r>
      </w:ins>
      <w:ins w:id="288" w:author="Florin Iacob" w:date="2016-06-16T13:01:00Z">
        <w:r>
          <w:t xml:space="preserve">/also playing etc.) but also has the </w:t>
        </w:r>
        <w:r w:rsidRPr="006D64C5">
          <w:rPr>
            <w:b/>
            <w:bCs/>
            <w:rPrChange w:id="289" w:author="Florin Iacob" w:date="2016-06-16T13:02:00Z">
              <w:rPr>
                <w:b w:val="0"/>
              </w:rPr>
            </w:rPrChange>
          </w:rPr>
          <w:t>Dynamic Layout Parameters</w:t>
        </w:r>
        <w:r>
          <w:t xml:space="preserve"> feature.</w:t>
        </w:r>
      </w:ins>
    </w:p>
    <w:p w14:paraId="00B7C9E6" w14:textId="576CEA4D" w:rsidR="00165490" w:rsidRDefault="00165490">
      <w:pPr>
        <w:pStyle w:val="11Title"/>
        <w:rPr>
          <w:ins w:id="290" w:author="Florin Iacob" w:date="2016-06-16T13:12:00Z"/>
        </w:rPr>
      </w:pPr>
      <w:ins w:id="291" w:author="Florin Iacob" w:date="2016-06-16T13:12:00Z">
        <w:r>
          <w:t xml:space="preserve"> View Mockup</w:t>
        </w:r>
      </w:ins>
    </w:p>
    <w:p w14:paraId="77AD05A5" w14:textId="6F4A419B" w:rsidR="00B67B75" w:rsidRDefault="00165490">
      <w:pPr>
        <w:pStyle w:val="ListParagraph"/>
        <w:numPr>
          <w:ilvl w:val="0"/>
          <w:numId w:val="32"/>
        </w:numPr>
        <w:rPr>
          <w:ins w:id="292" w:author="Florin Iacob" w:date="2016-06-16T13:15:00Z"/>
        </w:rPr>
        <w:pPrChange w:id="293" w:author="Florin Iacob" w:date="2016-06-16T13:13:00Z">
          <w:pPr>
            <w:pStyle w:val="1Title"/>
          </w:pPr>
        </w:pPrChange>
      </w:pPr>
      <w:ins w:id="294" w:author="Florin Iacob" w:date="2016-06-16T13:13:00Z">
        <w:r>
          <w:t xml:space="preserve">Shows the changes in the real client using the </w:t>
        </w:r>
        <w:proofErr w:type="spellStart"/>
        <w:r>
          <w:t>MainProxyMock</w:t>
        </w:r>
      </w:ins>
      <w:proofErr w:type="spellEnd"/>
    </w:p>
    <w:p w14:paraId="72789F90" w14:textId="188E5652" w:rsidR="006B5690" w:rsidRDefault="006B5690">
      <w:pPr>
        <w:pStyle w:val="ListParagraph"/>
        <w:numPr>
          <w:ilvl w:val="0"/>
          <w:numId w:val="32"/>
        </w:numPr>
        <w:rPr>
          <w:ins w:id="295" w:author="Florin Iacob" w:date="2016-06-16T13:13:00Z"/>
        </w:rPr>
        <w:pPrChange w:id="296" w:author="Florin Iacob" w:date="2016-06-16T13:13:00Z">
          <w:pPr>
            <w:pStyle w:val="1Title"/>
          </w:pPr>
        </w:pPrChange>
      </w:pPr>
      <w:ins w:id="297" w:author="Florin Iacob" w:date="2016-06-16T13:15:00Z">
        <w:r>
          <w:t>Allows to view the mockup for a different skin than the one started from.</w:t>
        </w:r>
      </w:ins>
    </w:p>
    <w:p w14:paraId="2FACC933" w14:textId="6D6262E3" w:rsidR="00165490" w:rsidRDefault="006B5690">
      <w:pPr>
        <w:pStyle w:val="ListParagraph"/>
        <w:numPr>
          <w:ilvl w:val="0"/>
          <w:numId w:val="32"/>
        </w:numPr>
        <w:rPr>
          <w:ins w:id="298" w:author="Florin Iacob" w:date="2016-06-16T13:15:00Z"/>
        </w:rPr>
        <w:pPrChange w:id="299" w:author="Florin Iacob" w:date="2016-06-16T13:14:00Z">
          <w:pPr>
            <w:pStyle w:val="1Title"/>
          </w:pPr>
        </w:pPrChange>
      </w:pPr>
      <w:ins w:id="300" w:author="Florin Iacob" w:date="2016-06-16T13:14:00Z">
        <w:r>
          <w:t>Allows viewing the mockup for dynamic layout by allowing the user to supply values for the dynamic layout parameters.</w:t>
        </w:r>
      </w:ins>
    </w:p>
    <w:p w14:paraId="10A177D4" w14:textId="77831491" w:rsidR="006B5690" w:rsidRDefault="006B5690">
      <w:pPr>
        <w:pStyle w:val="11Title"/>
        <w:rPr>
          <w:ins w:id="301" w:author="Florin Iacob" w:date="2016-06-16T13:15:00Z"/>
        </w:rPr>
        <w:pPrChange w:id="302" w:author="Florin Iacob" w:date="2016-06-16T13:15:00Z">
          <w:pPr>
            <w:pStyle w:val="11Title"/>
            <w:numPr>
              <w:numId w:val="32"/>
            </w:numPr>
            <w:ind w:left="1440" w:hanging="360"/>
          </w:pPr>
        </w:pPrChange>
      </w:pPr>
      <w:ins w:id="303" w:author="Florin Iacob" w:date="2016-06-16T13:15:00Z">
        <w:r>
          <w:t xml:space="preserve"> Save</w:t>
        </w:r>
      </w:ins>
    </w:p>
    <w:p w14:paraId="2F4BF923" w14:textId="6E1D1ED7" w:rsidR="006B5690" w:rsidRDefault="00147BE8">
      <w:pPr>
        <w:pStyle w:val="ListParagraph"/>
        <w:numPr>
          <w:ilvl w:val="0"/>
          <w:numId w:val="32"/>
        </w:numPr>
        <w:rPr>
          <w:ins w:id="304" w:author="Florin Iacob" w:date="2016-06-16T13:17:00Z"/>
        </w:rPr>
        <w:pPrChange w:id="305" w:author="Florin Iacob" w:date="2016-06-16T13:17:00Z">
          <w:pPr>
            <w:pStyle w:val="1Title"/>
          </w:pPr>
        </w:pPrChange>
      </w:pPr>
      <w:ins w:id="306" w:author="Florin Iacob" w:date="2016-06-16T13:16:00Z">
        <w:r>
          <w:t xml:space="preserve">Allow the user to save the changes for a different </w:t>
        </w:r>
      </w:ins>
      <w:ins w:id="307" w:author="Florin Iacob" w:date="2016-06-16T13:17:00Z">
        <w:r>
          <w:t>skin than the one selected for the initial layout</w:t>
        </w:r>
      </w:ins>
    </w:p>
    <w:p w14:paraId="5FDAF606" w14:textId="6E351610" w:rsidR="00147BE8" w:rsidRDefault="00147BE8">
      <w:pPr>
        <w:pStyle w:val="ListParagraph"/>
        <w:numPr>
          <w:ilvl w:val="0"/>
          <w:numId w:val="32"/>
        </w:numPr>
        <w:rPr>
          <w:ins w:id="308" w:author="Florin Iacob" w:date="2016-06-16T13:17:00Z"/>
        </w:rPr>
        <w:pPrChange w:id="309" w:author="Florin Iacob" w:date="2016-06-16T13:17:00Z">
          <w:pPr>
            <w:pStyle w:val="1Title"/>
          </w:pPr>
        </w:pPrChange>
      </w:pPr>
      <w:ins w:id="310" w:author="Florin Iacob" w:date="2016-06-16T13:17:00Z">
        <w:r>
          <w:t>Provides validations that apply to the target skin</w:t>
        </w:r>
      </w:ins>
    </w:p>
    <w:p w14:paraId="09B22760" w14:textId="36F7BED3" w:rsidR="000F2069" w:rsidRDefault="000F2069">
      <w:pPr>
        <w:pStyle w:val="ListParagraph"/>
        <w:numPr>
          <w:ilvl w:val="0"/>
          <w:numId w:val="32"/>
        </w:numPr>
        <w:rPr>
          <w:ins w:id="311" w:author="Florin Iacob" w:date="2016-06-16T13:17:00Z"/>
        </w:rPr>
        <w:pPrChange w:id="312" w:author="Florin Iacob" w:date="2016-06-16T13:17:00Z">
          <w:pPr>
            <w:pStyle w:val="1Title"/>
          </w:pPr>
        </w:pPrChange>
      </w:pPr>
      <w:ins w:id="313" w:author="Florin Iacob" w:date="2016-06-16T13:17:00Z">
        <w:r>
          <w:t>Save the layout in the Layout Tool proprietary format</w:t>
        </w:r>
      </w:ins>
    </w:p>
    <w:p w14:paraId="129D489F" w14:textId="48DAE740" w:rsidR="000F2069" w:rsidRDefault="000F2069">
      <w:pPr>
        <w:pStyle w:val="ListParagraph"/>
        <w:numPr>
          <w:ilvl w:val="0"/>
          <w:numId w:val="32"/>
        </w:numPr>
        <w:rPr>
          <w:ins w:id="314" w:author="Florin Iacob" w:date="2016-06-16T13:18:00Z"/>
        </w:rPr>
        <w:pPrChange w:id="315" w:author="Florin Iacob" w:date="2016-06-16T13:17:00Z">
          <w:pPr>
            <w:pStyle w:val="1Title"/>
          </w:pPr>
        </w:pPrChange>
      </w:pPr>
      <w:ins w:id="316" w:author="Florin Iacob" w:date="2016-06-16T13:18:00Z">
        <w:r>
          <w:t>Save the layout in the real client navigation plan format</w:t>
        </w:r>
      </w:ins>
    </w:p>
    <w:p w14:paraId="633379F7" w14:textId="1C53144A" w:rsidR="000F2069" w:rsidRDefault="000F2069">
      <w:pPr>
        <w:pStyle w:val="ListParagraph"/>
        <w:numPr>
          <w:ilvl w:val="0"/>
          <w:numId w:val="32"/>
        </w:numPr>
        <w:rPr>
          <w:ins w:id="317" w:author="Florin Iacob" w:date="2016-06-16T13:19:00Z"/>
        </w:rPr>
        <w:pPrChange w:id="318" w:author="Florin Iacob" w:date="2016-06-16T13:17:00Z">
          <w:pPr>
            <w:pStyle w:val="1Title"/>
          </w:pPr>
        </w:pPrChange>
      </w:pPr>
      <w:ins w:id="319" w:author="Florin Iacob" w:date="2016-06-16T13:18:00Z">
        <w:r>
          <w:t xml:space="preserve">Errors and Warnings are </w:t>
        </w:r>
      </w:ins>
      <w:ins w:id="320" w:author="Florin Iacob" w:date="2016-06-16T13:19:00Z">
        <w:r>
          <w:t>written</w:t>
        </w:r>
      </w:ins>
      <w:ins w:id="321" w:author="Florin Iacob" w:date="2016-06-16T13:18:00Z">
        <w:r>
          <w:t xml:space="preserve"> in the </w:t>
        </w:r>
        <w:proofErr w:type="spellStart"/>
        <w:r>
          <w:t>LayoutTool</w:t>
        </w:r>
        <w:proofErr w:type="spellEnd"/>
        <w:r>
          <w:t xml:space="preserve"> proprietary format file.</w:t>
        </w:r>
      </w:ins>
    </w:p>
    <w:p w14:paraId="371CA1C4" w14:textId="60769C44" w:rsidR="00357B29" w:rsidRDefault="00357B29">
      <w:pPr>
        <w:rPr>
          <w:ins w:id="322" w:author="Florin Iacob" w:date="2016-06-16T13:24:00Z"/>
        </w:rPr>
      </w:pPr>
      <w:ins w:id="323" w:author="Florin Iacob" w:date="2016-06-16T13:24:00Z">
        <w:r>
          <w:br w:type="page"/>
        </w:r>
      </w:ins>
    </w:p>
    <w:p w14:paraId="4155C228" w14:textId="77777777" w:rsidR="00357B29" w:rsidRDefault="00357B29">
      <w:pPr>
        <w:pStyle w:val="ListParagraph"/>
        <w:rPr>
          <w:ins w:id="324" w:author="Florin Iacob" w:date="2016-06-16T12:10:00Z"/>
        </w:rPr>
        <w:pPrChange w:id="325" w:author="Florin Iacob" w:date="2016-06-16T13:24:00Z">
          <w:pPr>
            <w:pStyle w:val="1Title"/>
          </w:pPr>
        </w:pPrChange>
      </w:pPr>
    </w:p>
    <w:p w14:paraId="6052EB78" w14:textId="1109FAFA" w:rsidR="00BB1DC6" w:rsidRDefault="00733B5D">
      <w:pPr>
        <w:pStyle w:val="1Title"/>
        <w:outlineLvl w:val="0"/>
        <w:rPr>
          <w:ins w:id="326" w:author="Florin Iacob" w:date="2016-06-14T11:48:00Z"/>
        </w:rPr>
        <w:pPrChange w:id="327" w:author="Florin Iacob" w:date="2016-06-16T08:58:00Z">
          <w:pPr>
            <w:pStyle w:val="1Title"/>
          </w:pPr>
        </w:pPrChange>
      </w:pPr>
      <w:del w:id="328" w:author="Florin Iacob" w:date="2016-06-14T09:52:00Z">
        <w:r w:rsidDel="001D41D0">
          <w:delText>General layout</w:delText>
        </w:r>
      </w:del>
      <w:bookmarkStart w:id="329" w:name="_Toc453931119"/>
      <w:ins w:id="330" w:author="Florin Iacob" w:date="2016-06-14T09:52:00Z">
        <w:r w:rsidR="001D41D0">
          <w:t>Loading a</w:t>
        </w:r>
      </w:ins>
      <w:ins w:id="331" w:author="Florin Iacob" w:date="2016-06-16T08:58:00Z">
        <w:r w:rsidR="00F87BC1">
          <w:t xml:space="preserve"> </w:t>
        </w:r>
      </w:ins>
      <w:ins w:id="332" w:author="Florin Iacob" w:date="2016-06-14T09:52:00Z">
        <w:r w:rsidR="001D41D0">
          <w:t>navigation plan</w:t>
        </w:r>
      </w:ins>
      <w:bookmarkEnd w:id="329"/>
    </w:p>
    <w:p w14:paraId="4AD772B0" w14:textId="4FE6FB2A" w:rsidR="00635501" w:rsidDel="00635501" w:rsidRDefault="006A7B0C">
      <w:pPr>
        <w:pStyle w:val="1Title"/>
        <w:numPr>
          <w:ilvl w:val="0"/>
          <w:numId w:val="0"/>
        </w:numPr>
        <w:rPr>
          <w:del w:id="333" w:author="Florin Iacob" w:date="2016-06-14T11:48:00Z"/>
        </w:rPr>
        <w:pPrChange w:id="334" w:author="Florin Iacob" w:date="2016-06-14T11:48:00Z">
          <w:pPr>
            <w:pStyle w:val="1Title"/>
          </w:pPr>
        </w:pPrChange>
      </w:pPr>
      <w:ins w:id="335" w:author="Florin Iacob" w:date="2016-06-15T13:59:00Z">
        <w:r>
          <w:rPr>
            <w:caps w:val="0"/>
            <w:noProof/>
          </w:rPr>
          <w:drawing>
            <wp:inline distT="0" distB="0" distL="0" distR="0" wp14:anchorId="457C824D" wp14:editId="38026B9B">
              <wp:extent cx="665607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6070" cy="2523490"/>
                      </a:xfrm>
                      <a:prstGeom prst="rect">
                        <a:avLst/>
                      </a:prstGeom>
                      <a:noFill/>
                      <a:ln>
                        <a:noFill/>
                      </a:ln>
                    </pic:spPr>
                  </pic:pic>
                </a:graphicData>
              </a:graphic>
            </wp:inline>
          </w:drawing>
        </w:r>
      </w:ins>
    </w:p>
    <w:p w14:paraId="48CD4140" w14:textId="4784B263" w:rsidR="00733B5D" w:rsidRDefault="000E7723" w:rsidP="00B127C8">
      <w:pPr>
        <w:pStyle w:val="NONNumbering"/>
      </w:pPr>
      <w:del w:id="336" w:author="Florin Iacob" w:date="2016-06-14T09:53:00Z">
        <w:r w:rsidDel="001D41D0">
          <w:rPr>
            <w:noProof/>
          </w:rPr>
          <w:drawing>
            <wp:inline distT="0" distB="0" distL="0" distR="0" wp14:anchorId="3D023471" wp14:editId="48BC4C51">
              <wp:extent cx="3989589" cy="28728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8401" cy="2879200"/>
                      </a:xfrm>
                      <a:prstGeom prst="rect">
                        <a:avLst/>
                      </a:prstGeom>
                    </pic:spPr>
                  </pic:pic>
                </a:graphicData>
              </a:graphic>
            </wp:inline>
          </w:drawing>
        </w:r>
      </w:del>
    </w:p>
    <w:p w14:paraId="2FCFAFDF" w14:textId="45BD26CA" w:rsidR="004F58E2" w:rsidRDefault="00C42040">
      <w:pPr>
        <w:pStyle w:val="NONNumbering"/>
        <w:rPr>
          <w:ins w:id="337" w:author="Florin Iacob" w:date="2016-06-14T10:16:00Z"/>
        </w:rPr>
      </w:pPr>
      <w:ins w:id="338" w:author="Florin Iacob" w:date="2016-06-14T10:13:00Z">
        <w:r>
          <w:t xml:space="preserve">The Layout </w:t>
        </w:r>
      </w:ins>
      <w:del w:id="339" w:author="Florin Iacob" w:date="2016-06-14T09:53:00Z">
        <w:r w:rsidR="000E7723" w:rsidDel="001D41D0">
          <w:rPr>
            <w:noProof/>
          </w:rPr>
          <w:drawing>
            <wp:inline distT="0" distB="0" distL="0" distR="0" wp14:anchorId="65FE5B18" wp14:editId="0E8AEB6E">
              <wp:extent cx="4590671" cy="2906973"/>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494" cy="2914459"/>
                      </a:xfrm>
                      <a:prstGeom prst="rect">
                        <a:avLst/>
                      </a:prstGeom>
                    </pic:spPr>
                  </pic:pic>
                </a:graphicData>
              </a:graphic>
            </wp:inline>
          </w:drawing>
        </w:r>
      </w:del>
      <w:ins w:id="340" w:author="Florin Iacob" w:date="2016-06-14T10:13:00Z">
        <w:r>
          <w:t xml:space="preserve">Designer will allow the user to choose </w:t>
        </w:r>
      </w:ins>
      <w:ins w:id="341" w:author="Florin Iacob" w:date="2016-06-14T10:14:00Z">
        <w:r>
          <w:t>the source from where to load a navigation plan. Initial implementation will have two options: Production and Local disk</w:t>
        </w:r>
      </w:ins>
      <w:ins w:id="342" w:author="Florin Iacob" w:date="2016-06-14T10:15:00Z">
        <w:r>
          <w:t xml:space="preserve">. Once the user selects the type of the navigation plan source it will call a component named </w:t>
        </w:r>
        <w:proofErr w:type="spellStart"/>
        <w:r>
          <w:t>NavigationPlan</w:t>
        </w:r>
      </w:ins>
      <w:ins w:id="343" w:author="Florin Iacob" w:date="2016-06-15T13:59:00Z">
        <w:r w:rsidR="006A7B0C">
          <w:t>Gateway</w:t>
        </w:r>
      </w:ins>
      <w:proofErr w:type="spellEnd"/>
      <w:ins w:id="344" w:author="Florin Iacob" w:date="2016-06-14T10:15:00Z">
        <w:r>
          <w:t xml:space="preserve"> in order to retri</w:t>
        </w:r>
      </w:ins>
      <w:ins w:id="345" w:author="Florin Iacob" w:date="2016-06-14T10:16:00Z">
        <w:r>
          <w:t xml:space="preserve">eve an in memory representation of the navigation plan. In other words a </w:t>
        </w:r>
      </w:ins>
      <w:ins w:id="346" w:author="Florin Iacob" w:date="2016-06-15T13:59:00Z">
        <w:r w:rsidR="006A7B0C">
          <w:t>n</w:t>
        </w:r>
      </w:ins>
      <w:ins w:id="347" w:author="Florin Iacob" w:date="2016-06-14T10:16:00Z">
        <w:r>
          <w:t xml:space="preserve">avigation </w:t>
        </w:r>
      </w:ins>
      <w:ins w:id="348" w:author="Florin Iacob" w:date="2016-06-15T13:59:00Z">
        <w:r w:rsidR="006A7B0C">
          <w:t>p</w:t>
        </w:r>
      </w:ins>
      <w:ins w:id="349" w:author="Florin Iacob" w:date="2016-06-14T10:16:00Z">
        <w:r>
          <w:t xml:space="preserve">lan </w:t>
        </w:r>
      </w:ins>
      <w:ins w:id="350" w:author="Florin Iacob" w:date="2016-06-15T13:59:00Z">
        <w:r w:rsidR="006A7B0C">
          <w:t>o</w:t>
        </w:r>
      </w:ins>
      <w:ins w:id="351" w:author="Florin Iacob" w:date="2016-06-14T10:16:00Z">
        <w:r>
          <w:t xml:space="preserve">bject </w:t>
        </w:r>
      </w:ins>
      <w:ins w:id="352" w:author="Florin Iacob" w:date="2016-06-15T13:59:00Z">
        <w:r w:rsidR="006A7B0C">
          <w:t>m</w:t>
        </w:r>
      </w:ins>
      <w:ins w:id="353" w:author="Florin Iacob" w:date="2016-06-14T10:16:00Z">
        <w:r>
          <w:t>odel</w:t>
        </w:r>
      </w:ins>
      <w:ins w:id="354" w:author="Florin Iacob" w:date="2016-06-15T13:59:00Z">
        <w:r w:rsidR="006A7B0C">
          <w:t xml:space="preserve"> which we will name it </w:t>
        </w:r>
        <w:proofErr w:type="spellStart"/>
        <w:r w:rsidR="006A7B0C" w:rsidRPr="006A7B0C">
          <w:rPr>
            <w:b/>
            <w:bCs/>
            <w:rPrChange w:id="355" w:author="Florin Iacob" w:date="2016-06-15T14:00:00Z">
              <w:rPr/>
            </w:rPrChange>
          </w:rPr>
          <w:t>SkinDefinition</w:t>
        </w:r>
      </w:ins>
      <w:proofErr w:type="spellEnd"/>
      <w:ins w:id="356" w:author="Florin Iacob" w:date="2016-06-14T10:16:00Z">
        <w:r>
          <w:t>. This way the Layout Designer will be decoupled from the actual location &amp; storage format of the client configuration files.</w:t>
        </w:r>
      </w:ins>
    </w:p>
    <w:p w14:paraId="2DCEB0CF" w14:textId="1BCFAB4A" w:rsidR="004D64F0" w:rsidRPr="004D64F0" w:rsidRDefault="00C42040">
      <w:pPr>
        <w:pStyle w:val="NONNumbering"/>
        <w:rPr>
          <w:b/>
          <w:bCs/>
          <w:rPrChange w:id="357" w:author="Florin Iacob" w:date="2016-06-14T10:21:00Z">
            <w:rPr/>
          </w:rPrChange>
        </w:rPr>
      </w:pPr>
      <w:ins w:id="358" w:author="Florin Iacob" w:date="2016-06-14T10:17:00Z">
        <w:r>
          <w:t xml:space="preserve">According </w:t>
        </w:r>
      </w:ins>
      <w:ins w:id="359" w:author="Florin Iacob" w:date="2016-06-14T10:18:00Z">
        <w:r>
          <w:t xml:space="preserve">with the source provided by the Layout Designer, the </w:t>
        </w:r>
      </w:ins>
      <w:proofErr w:type="spellStart"/>
      <w:ins w:id="360" w:author="Florin Iacob" w:date="2016-06-15T14:00:00Z">
        <w:r w:rsidR="006A7B0C">
          <w:t>NavigationPlanGateway</w:t>
        </w:r>
        <w:proofErr w:type="spellEnd"/>
        <w:r w:rsidR="006A7B0C">
          <w:t xml:space="preserve"> </w:t>
        </w:r>
      </w:ins>
      <w:ins w:id="361" w:author="Florin Iacob" w:date="2016-06-14T10:18:00Z">
        <w:r>
          <w:t xml:space="preserve">will </w:t>
        </w:r>
      </w:ins>
      <w:ins w:id="362" w:author="Florin Iacob" w:date="2016-06-14T10:21:00Z">
        <w:r w:rsidR="004D64F0">
          <w:t xml:space="preserve">load </w:t>
        </w:r>
      </w:ins>
      <w:ins w:id="363" w:author="Florin Iacob" w:date="2016-06-14T10:18:00Z">
        <w:r>
          <w:t xml:space="preserve">the </w:t>
        </w:r>
      </w:ins>
      <w:ins w:id="364" w:author="Florin Iacob" w:date="2016-06-14T10:21:00Z">
        <w:r w:rsidR="004D64F0" w:rsidRPr="004D64F0">
          <w:rPr>
            <w:b/>
            <w:bCs/>
            <w:rPrChange w:id="365" w:author="Florin Iacob" w:date="2016-06-14T10:21:00Z">
              <w:rPr/>
            </w:rPrChange>
          </w:rPr>
          <w:t xml:space="preserve">relevant client configuration </w:t>
        </w:r>
      </w:ins>
      <w:proofErr w:type="gramStart"/>
      <w:ins w:id="366" w:author="Florin Iacob" w:date="2016-06-14T10:18:00Z">
        <w:r w:rsidRPr="004D64F0">
          <w:rPr>
            <w:b/>
            <w:bCs/>
            <w:rPrChange w:id="367" w:author="Florin Iacob" w:date="2016-06-14T10:21:00Z">
              <w:rPr/>
            </w:rPrChange>
          </w:rPr>
          <w:t>files</w:t>
        </w:r>
        <w:r>
          <w:t xml:space="preserve"> </w:t>
        </w:r>
      </w:ins>
      <w:ins w:id="368" w:author="Florin Iacob" w:date="2016-06-14T10:21:00Z">
        <w:r w:rsidR="004D64F0">
          <w:t xml:space="preserve"> </w:t>
        </w:r>
      </w:ins>
      <w:ins w:id="369" w:author="Florin Iacob" w:date="2016-06-14T10:22:00Z">
        <w:r w:rsidR="004D64F0">
          <w:t>and</w:t>
        </w:r>
        <w:proofErr w:type="gramEnd"/>
        <w:r w:rsidR="004D64F0">
          <w:t xml:space="preserve"> according with the </w:t>
        </w:r>
      </w:ins>
      <w:ins w:id="370" w:author="Florin Iacob" w:date="2016-06-14T10:23:00Z">
        <w:r w:rsidR="004D64F0">
          <w:t xml:space="preserve">files format invokes the right </w:t>
        </w:r>
        <w:proofErr w:type="spellStart"/>
        <w:r w:rsidR="004D64F0">
          <w:t>NavigationPlanParser</w:t>
        </w:r>
        <w:proofErr w:type="spellEnd"/>
        <w:r w:rsidR="004D64F0">
          <w:t xml:space="preserve"> in order to construct the </w:t>
        </w:r>
      </w:ins>
      <w:proofErr w:type="spellStart"/>
      <w:ins w:id="371" w:author="Florin Iacob" w:date="2016-06-15T14:00:00Z">
        <w:r w:rsidR="006A7B0C">
          <w:t>SkinDefinition</w:t>
        </w:r>
      </w:ins>
      <w:proofErr w:type="spellEnd"/>
      <w:ins w:id="372" w:author="Florin Iacob" w:date="2016-06-14T10:23:00Z">
        <w:r w:rsidR="004D64F0">
          <w:t>.</w:t>
        </w:r>
      </w:ins>
      <w:ins w:id="373" w:author="Florin Iacob" w:date="2016-06-14T10:25:00Z">
        <w:r w:rsidR="004D64F0">
          <w:t xml:space="preserve"> Once the </w:t>
        </w:r>
      </w:ins>
      <w:proofErr w:type="spellStart"/>
      <w:ins w:id="374" w:author="Florin Iacob" w:date="2016-06-15T14:00:00Z">
        <w:r w:rsidR="006A7B0C">
          <w:t>SkinDefinition</w:t>
        </w:r>
      </w:ins>
      <w:proofErr w:type="spellEnd"/>
      <w:ins w:id="375" w:author="Florin Iacob" w:date="2016-06-14T10:25:00Z">
        <w:r w:rsidR="004D64F0">
          <w:t xml:space="preserve"> is built it is returned </w:t>
        </w:r>
      </w:ins>
      <w:ins w:id="376" w:author="Florin Iacob" w:date="2016-06-14T10:26:00Z">
        <w:r w:rsidR="004D64F0">
          <w:t xml:space="preserve">to the </w:t>
        </w:r>
        <w:proofErr w:type="spellStart"/>
        <w:r w:rsidR="004D64F0">
          <w:t>LayoutDesigner</w:t>
        </w:r>
        <w:proofErr w:type="spellEnd"/>
        <w:r w:rsidR="004D64F0">
          <w:t xml:space="preserve"> which can manipulate it by adding/remove/reorder games in different layout sections.</w:t>
        </w:r>
      </w:ins>
      <w:ins w:id="377" w:author="Florin Iacob" w:date="2016-06-15T16:37:00Z">
        <w:r w:rsidR="00B03F4D">
          <w:rPr>
            <w:b/>
            <w:bCs/>
          </w:rPr>
          <w:br w:type="page"/>
        </w:r>
      </w:ins>
    </w:p>
    <w:p w14:paraId="25AFCB75" w14:textId="1C5A3E5E" w:rsidR="00635501" w:rsidRDefault="004F58E2">
      <w:pPr>
        <w:pStyle w:val="11Title"/>
        <w:outlineLvl w:val="1"/>
        <w:rPr>
          <w:ins w:id="378" w:author="Florin Iacob" w:date="2016-06-14T11:48:00Z"/>
        </w:rPr>
        <w:pPrChange w:id="379" w:author="Florin Iacob" w:date="2016-06-15T14:00:00Z">
          <w:pPr>
            <w:pStyle w:val="11Title"/>
          </w:pPr>
        </w:pPrChange>
      </w:pPr>
      <w:del w:id="380" w:author="Florin Iacob" w:date="2016-06-14T10:10:00Z">
        <w:r w:rsidDel="00C42040">
          <w:lastRenderedPageBreak/>
          <w:delText>General s</w:delText>
        </w:r>
        <w:r w:rsidR="00733B5D" w:rsidDel="00C42040">
          <w:delText>ize</w:delText>
        </w:r>
      </w:del>
      <w:ins w:id="381" w:author="Florin Iacob" w:date="2016-06-14T10:10:00Z">
        <w:r w:rsidR="005139EA">
          <w:t xml:space="preserve"> </w:t>
        </w:r>
        <w:bookmarkStart w:id="382" w:name="_Toc453931120"/>
        <w:proofErr w:type="spellStart"/>
        <w:r w:rsidR="005139EA">
          <w:t>Navigation</w:t>
        </w:r>
      </w:ins>
      <w:ins w:id="383" w:author="Florin Iacob" w:date="2016-06-14T11:12:00Z">
        <w:r w:rsidR="005139EA">
          <w:t>P</w:t>
        </w:r>
      </w:ins>
      <w:ins w:id="384" w:author="Florin Iacob" w:date="2016-06-14T10:10:00Z">
        <w:r w:rsidR="005139EA">
          <w:t>lan</w:t>
        </w:r>
      </w:ins>
      <w:ins w:id="385" w:author="Florin Iacob" w:date="2016-06-15T14:00:00Z">
        <w:r w:rsidR="006A7B0C">
          <w:t>Gateway</w:t>
        </w:r>
      </w:ins>
      <w:proofErr w:type="spellEnd"/>
      <w:ins w:id="386" w:author="Florin Iacob" w:date="2016-06-15T14:01:00Z">
        <w:r w:rsidR="00727A85">
          <w:t xml:space="preserve"> reading process</w:t>
        </w:r>
      </w:ins>
      <w:bookmarkEnd w:id="382"/>
    </w:p>
    <w:p w14:paraId="1AA09893" w14:textId="3EEF5BD5" w:rsidR="00733B5D" w:rsidRPr="005139EA" w:rsidRDefault="00C42040">
      <w:pPr>
        <w:pStyle w:val="11Title"/>
        <w:numPr>
          <w:ilvl w:val="0"/>
          <w:numId w:val="0"/>
        </w:numPr>
        <w:ind w:left="432"/>
        <w:rPr>
          <w:ins w:id="387" w:author="Florin Iacob" w:date="2016-06-14T11:12:00Z"/>
          <w:rPrChange w:id="388" w:author="Florin Iacob" w:date="2016-06-14T11:12:00Z">
            <w:rPr>
              <w:ins w:id="389" w:author="Florin Iacob" w:date="2016-06-14T11:12:00Z"/>
              <w:b w:val="0"/>
              <w:bCs/>
              <w:sz w:val="22"/>
              <w:szCs w:val="22"/>
            </w:rPr>
          </w:rPrChange>
        </w:rPr>
        <w:pPrChange w:id="390" w:author="Florin Iacob" w:date="2016-06-15T14:06:00Z">
          <w:pPr>
            <w:pStyle w:val="11Title"/>
          </w:pPr>
        </w:pPrChange>
      </w:pPr>
      <w:ins w:id="391" w:author="Florin Iacob" w:date="2016-06-14T10:10:00Z">
        <w:r>
          <w:br/>
        </w:r>
      </w:ins>
      <w:ins w:id="392" w:author="Florin Iacob" w:date="2016-06-15T14:03:00Z">
        <w:r w:rsidR="005F4CE6">
          <w:rPr>
            <w:noProof/>
          </w:rPr>
          <w:drawing>
            <wp:inline distT="0" distB="0" distL="0" distR="0" wp14:anchorId="14E7CA1B" wp14:editId="44608C8B">
              <wp:extent cx="6656070" cy="5979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6070" cy="5979160"/>
                      </a:xfrm>
                      <a:prstGeom prst="rect">
                        <a:avLst/>
                      </a:prstGeom>
                      <a:noFill/>
                      <a:ln>
                        <a:noFill/>
                      </a:ln>
                    </pic:spPr>
                  </pic:pic>
                </a:graphicData>
              </a:graphic>
            </wp:inline>
          </w:drawing>
        </w:r>
      </w:ins>
      <w:ins w:id="393" w:author="Florin Iacob" w:date="2016-06-14T10:56:00Z">
        <w:r w:rsidR="00B10A26">
          <w:br/>
        </w:r>
      </w:ins>
      <w:ins w:id="394" w:author="Florin Iacob" w:date="2016-06-14T11:01:00Z">
        <w:r w:rsidR="00B10A26">
          <w:rPr>
            <w:b w:val="0"/>
            <w:bCs/>
            <w:sz w:val="22"/>
            <w:szCs w:val="22"/>
          </w:rPr>
          <w:t xml:space="preserve">When the Layout Designer ask for a </w:t>
        </w:r>
      </w:ins>
      <w:proofErr w:type="spellStart"/>
      <w:ins w:id="395" w:author="Florin Iacob" w:date="2016-06-15T14:03:00Z">
        <w:r w:rsidR="005F4CE6">
          <w:rPr>
            <w:b w:val="0"/>
            <w:bCs/>
            <w:sz w:val="22"/>
            <w:szCs w:val="22"/>
          </w:rPr>
          <w:t>SkinDefinition</w:t>
        </w:r>
      </w:ins>
      <w:proofErr w:type="spellEnd"/>
      <w:ins w:id="396" w:author="Florin Iacob" w:date="2016-06-14T11:01:00Z">
        <w:r w:rsidR="00B10A26">
          <w:rPr>
            <w:b w:val="0"/>
            <w:bCs/>
            <w:sz w:val="22"/>
            <w:szCs w:val="22"/>
          </w:rPr>
          <w:t xml:space="preserve"> from the </w:t>
        </w:r>
        <w:proofErr w:type="spellStart"/>
        <w:r w:rsidR="00B10A26">
          <w:rPr>
            <w:b w:val="0"/>
            <w:bCs/>
            <w:sz w:val="22"/>
            <w:szCs w:val="22"/>
          </w:rPr>
          <w:t>Navigation</w:t>
        </w:r>
      </w:ins>
      <w:ins w:id="397" w:author="Florin Iacob" w:date="2016-06-14T11:02:00Z">
        <w:r w:rsidR="005F4CE6">
          <w:rPr>
            <w:b w:val="0"/>
            <w:bCs/>
            <w:sz w:val="22"/>
            <w:szCs w:val="22"/>
          </w:rPr>
          <w:t>Plan</w:t>
        </w:r>
      </w:ins>
      <w:ins w:id="398" w:author="Florin Iacob" w:date="2016-06-15T14:03:00Z">
        <w:r w:rsidR="005F4CE6">
          <w:rPr>
            <w:b w:val="0"/>
            <w:bCs/>
            <w:sz w:val="22"/>
            <w:szCs w:val="22"/>
          </w:rPr>
          <w:t>Gateway</w:t>
        </w:r>
      </w:ins>
      <w:proofErr w:type="spellEnd"/>
      <w:ins w:id="399" w:author="Florin Iacob" w:date="2016-06-14T11:02:00Z">
        <w:r w:rsidR="00B10A26">
          <w:rPr>
            <w:b w:val="0"/>
            <w:bCs/>
            <w:sz w:val="22"/>
            <w:szCs w:val="22"/>
          </w:rPr>
          <w:t xml:space="preserve"> it will provide the source (production or local </w:t>
        </w:r>
        <w:proofErr w:type="spellStart"/>
        <w:r w:rsidR="00B10A26">
          <w:rPr>
            <w:b w:val="0"/>
            <w:bCs/>
            <w:sz w:val="22"/>
            <w:szCs w:val="22"/>
          </w:rPr>
          <w:t>NDL</w:t>
        </w:r>
        <w:proofErr w:type="spellEnd"/>
        <w:r w:rsidR="00B10A26">
          <w:rPr>
            <w:b w:val="0"/>
            <w:bCs/>
            <w:sz w:val="22"/>
            <w:szCs w:val="22"/>
          </w:rPr>
          <w:t xml:space="preserve">) </w:t>
        </w:r>
      </w:ins>
      <w:ins w:id="400" w:author="Florin Iacob" w:date="2016-06-15T14:04:00Z">
        <w:r w:rsidR="005F4CE6">
          <w:rPr>
            <w:b w:val="0"/>
            <w:bCs/>
            <w:sz w:val="22"/>
            <w:szCs w:val="22"/>
          </w:rPr>
          <w:t xml:space="preserve">and </w:t>
        </w:r>
      </w:ins>
      <w:ins w:id="401" w:author="Florin Iacob" w:date="2016-06-14T11:02:00Z">
        <w:r w:rsidR="00B10A26">
          <w:rPr>
            <w:b w:val="0"/>
            <w:bCs/>
            <w:sz w:val="22"/>
            <w:szCs w:val="22"/>
          </w:rPr>
          <w:t xml:space="preserve">the </w:t>
        </w:r>
      </w:ins>
      <w:ins w:id="402" w:author="Florin Iacob" w:date="2016-06-15T14:04:00Z">
        <w:r w:rsidR="005F4CE6">
          <w:rPr>
            <w:b w:val="0"/>
            <w:bCs/>
            <w:sz w:val="22"/>
            <w:szCs w:val="22"/>
          </w:rPr>
          <w:t>correct</w:t>
        </w:r>
      </w:ins>
      <w:ins w:id="403" w:author="Florin Iacob" w:date="2016-06-14T11:02:00Z">
        <w:r w:rsidR="00B10A26">
          <w:rPr>
            <w:b w:val="0"/>
            <w:bCs/>
            <w:sz w:val="22"/>
            <w:szCs w:val="22"/>
          </w:rPr>
          <w:t xml:space="preserve"> parameters (Brand + Skin for production and file path for a local </w:t>
        </w:r>
        <w:proofErr w:type="spellStart"/>
        <w:r w:rsidR="00B10A26">
          <w:rPr>
            <w:b w:val="0"/>
            <w:bCs/>
            <w:sz w:val="22"/>
            <w:szCs w:val="22"/>
          </w:rPr>
          <w:t>NDL</w:t>
        </w:r>
      </w:ins>
      <w:proofErr w:type="spellEnd"/>
      <w:ins w:id="404" w:author="Florin Iacob" w:date="2016-06-14T11:03:00Z">
        <w:r w:rsidR="00B10A26">
          <w:rPr>
            <w:b w:val="0"/>
            <w:bCs/>
            <w:sz w:val="22"/>
            <w:szCs w:val="22"/>
          </w:rPr>
          <w:t xml:space="preserve"> navigation plan</w:t>
        </w:r>
      </w:ins>
      <w:ins w:id="405" w:author="Florin Iacob" w:date="2016-06-14T11:02:00Z">
        <w:r w:rsidR="00B10A26">
          <w:rPr>
            <w:b w:val="0"/>
            <w:bCs/>
            <w:sz w:val="22"/>
            <w:szCs w:val="22"/>
          </w:rPr>
          <w:t>).</w:t>
        </w:r>
      </w:ins>
      <w:ins w:id="406" w:author="Florin Iacob" w:date="2016-06-14T11:04:00Z">
        <w:r w:rsidR="00B10A26">
          <w:rPr>
            <w:b w:val="0"/>
            <w:bCs/>
            <w:sz w:val="22"/>
            <w:szCs w:val="22"/>
          </w:rPr>
          <w:t xml:space="preserve"> In case </w:t>
        </w:r>
      </w:ins>
      <w:ins w:id="407" w:author="Florin Iacob" w:date="2016-06-15T14:04:00Z">
        <w:r w:rsidR="005F4CE6">
          <w:rPr>
            <w:b w:val="0"/>
            <w:bCs/>
            <w:sz w:val="22"/>
            <w:szCs w:val="22"/>
          </w:rPr>
          <w:t>the source is</w:t>
        </w:r>
      </w:ins>
      <w:ins w:id="408" w:author="Florin Iacob" w:date="2016-06-14T11:04:00Z">
        <w:r w:rsidR="00B10A26">
          <w:rPr>
            <w:b w:val="0"/>
            <w:bCs/>
            <w:sz w:val="22"/>
            <w:szCs w:val="22"/>
          </w:rPr>
          <w:t xml:space="preserve"> Production </w:t>
        </w:r>
      </w:ins>
      <w:ins w:id="409" w:author="Florin Iacob" w:date="2016-06-15T14:05:00Z">
        <w:r w:rsidR="005F4CE6">
          <w:rPr>
            <w:b w:val="0"/>
            <w:bCs/>
            <w:sz w:val="22"/>
            <w:szCs w:val="22"/>
          </w:rPr>
          <w:t xml:space="preserve">then the </w:t>
        </w:r>
      </w:ins>
      <w:proofErr w:type="spellStart"/>
      <w:ins w:id="410" w:author="Florin Iacob" w:date="2016-06-14T11:04:00Z">
        <w:r w:rsidR="005F4CE6">
          <w:rPr>
            <w:b w:val="0"/>
            <w:bCs/>
            <w:sz w:val="22"/>
            <w:szCs w:val="22"/>
          </w:rPr>
          <w:t>NavigationPlan</w:t>
        </w:r>
      </w:ins>
      <w:ins w:id="411" w:author="Florin Iacob" w:date="2016-06-15T14:05:00Z">
        <w:r w:rsidR="005F4CE6">
          <w:rPr>
            <w:b w:val="0"/>
            <w:bCs/>
            <w:sz w:val="22"/>
            <w:szCs w:val="22"/>
          </w:rPr>
          <w:t>Gateway</w:t>
        </w:r>
      </w:ins>
      <w:proofErr w:type="spellEnd"/>
      <w:ins w:id="412" w:author="Florin Iacob" w:date="2016-06-14T11:04:00Z">
        <w:r w:rsidR="00B10A26">
          <w:rPr>
            <w:b w:val="0"/>
            <w:bCs/>
            <w:sz w:val="22"/>
            <w:szCs w:val="22"/>
          </w:rPr>
          <w:t xml:space="preserve"> must check if there is A/B testing enabled for the </w:t>
        </w:r>
      </w:ins>
      <w:ins w:id="413" w:author="Florin Iacob" w:date="2016-06-14T11:05:00Z">
        <w:r w:rsidR="000D6F07">
          <w:rPr>
            <w:b w:val="0"/>
            <w:bCs/>
            <w:sz w:val="22"/>
            <w:szCs w:val="22"/>
          </w:rPr>
          <w:t>requested</w:t>
        </w:r>
      </w:ins>
      <w:ins w:id="414" w:author="Florin Iacob" w:date="2016-06-14T11:04:00Z">
        <w:r w:rsidR="00B10A26">
          <w:rPr>
            <w:b w:val="0"/>
            <w:bCs/>
            <w:sz w:val="22"/>
            <w:szCs w:val="22"/>
          </w:rPr>
          <w:t xml:space="preserve"> Brand &amp; Skin</w:t>
        </w:r>
      </w:ins>
      <w:ins w:id="415" w:author="Florin Iacob" w:date="2016-06-14T11:06:00Z">
        <w:r w:rsidR="000D6F07">
          <w:rPr>
            <w:b w:val="0"/>
            <w:bCs/>
            <w:sz w:val="22"/>
            <w:szCs w:val="22"/>
          </w:rPr>
          <w:t>. If there is a test case then the user must specify the desired A/B test case.</w:t>
        </w:r>
      </w:ins>
      <w:ins w:id="416" w:author="Florin Iacob" w:date="2016-06-14T11:08:00Z">
        <w:r w:rsidR="005139EA">
          <w:rPr>
            <w:b w:val="0"/>
            <w:bCs/>
            <w:sz w:val="22"/>
            <w:szCs w:val="22"/>
          </w:rPr>
          <w:t xml:space="preserve"> O</w:t>
        </w:r>
      </w:ins>
      <w:ins w:id="417" w:author="Florin Iacob" w:date="2016-06-14T11:09:00Z">
        <w:r w:rsidR="005139EA">
          <w:rPr>
            <w:b w:val="0"/>
            <w:bCs/>
            <w:sz w:val="22"/>
            <w:szCs w:val="22"/>
          </w:rPr>
          <w:t xml:space="preserve">nce the </w:t>
        </w:r>
        <w:proofErr w:type="spellStart"/>
        <w:r w:rsidR="005139EA">
          <w:rPr>
            <w:b w:val="0"/>
            <w:bCs/>
            <w:sz w:val="22"/>
            <w:szCs w:val="22"/>
          </w:rPr>
          <w:t>NavigationPlan</w:t>
        </w:r>
      </w:ins>
      <w:ins w:id="418" w:author="Florin Iacob" w:date="2016-06-15T14:05:00Z">
        <w:r w:rsidR="005F4CE6">
          <w:rPr>
            <w:b w:val="0"/>
            <w:bCs/>
            <w:sz w:val="22"/>
            <w:szCs w:val="22"/>
          </w:rPr>
          <w:t>Gateway</w:t>
        </w:r>
      </w:ins>
      <w:proofErr w:type="spellEnd"/>
      <w:ins w:id="419" w:author="Florin Iacob" w:date="2016-06-14T11:09:00Z">
        <w:r w:rsidR="005139EA">
          <w:rPr>
            <w:b w:val="0"/>
            <w:bCs/>
            <w:sz w:val="22"/>
            <w:szCs w:val="22"/>
          </w:rPr>
          <w:t xml:space="preserve"> will load the files either from production or from local disk according with the files format </w:t>
        </w:r>
      </w:ins>
      <w:ins w:id="420" w:author="Florin Iacob" w:date="2016-06-15T14:05:00Z">
        <w:r w:rsidR="005F4CE6">
          <w:rPr>
            <w:b w:val="0"/>
            <w:bCs/>
            <w:sz w:val="22"/>
            <w:szCs w:val="22"/>
          </w:rPr>
          <w:t xml:space="preserve">it </w:t>
        </w:r>
      </w:ins>
      <w:ins w:id="421" w:author="Florin Iacob" w:date="2016-06-14T11:09:00Z">
        <w:r w:rsidR="005139EA">
          <w:rPr>
            <w:b w:val="0"/>
            <w:bCs/>
            <w:sz w:val="22"/>
            <w:szCs w:val="22"/>
          </w:rPr>
          <w:t>will create the corresponding parser and pass the file content to it in order to build the</w:t>
        </w:r>
      </w:ins>
      <w:ins w:id="422" w:author="Florin Iacob" w:date="2016-06-15T14:05:00Z">
        <w:r w:rsidR="005F4CE6">
          <w:rPr>
            <w:b w:val="0"/>
            <w:bCs/>
            <w:sz w:val="22"/>
            <w:szCs w:val="22"/>
          </w:rPr>
          <w:t xml:space="preserve"> </w:t>
        </w:r>
        <w:proofErr w:type="spellStart"/>
        <w:r w:rsidR="005F4CE6" w:rsidRPr="005F4CE6">
          <w:rPr>
            <w:sz w:val="22"/>
            <w:szCs w:val="22"/>
            <w:rPrChange w:id="423" w:author="Florin Iacob" w:date="2016-06-15T14:06:00Z">
              <w:rPr>
                <w:b w:val="0"/>
                <w:bCs/>
                <w:sz w:val="22"/>
                <w:szCs w:val="22"/>
              </w:rPr>
            </w:rPrChange>
          </w:rPr>
          <w:t>SkinDefinition</w:t>
        </w:r>
      </w:ins>
      <w:proofErr w:type="spellEnd"/>
      <w:ins w:id="424" w:author="Florin Iacob" w:date="2016-06-15T14:06:00Z">
        <w:r w:rsidR="005F4CE6">
          <w:rPr>
            <w:sz w:val="22"/>
            <w:szCs w:val="22"/>
          </w:rPr>
          <w:t xml:space="preserve"> object model</w:t>
        </w:r>
      </w:ins>
      <w:ins w:id="425" w:author="Florin Iacob" w:date="2016-06-14T11:10:00Z">
        <w:r w:rsidR="005139EA">
          <w:rPr>
            <w:sz w:val="22"/>
            <w:szCs w:val="22"/>
          </w:rPr>
          <w:t xml:space="preserve">. </w:t>
        </w:r>
        <w:r w:rsidR="005139EA">
          <w:rPr>
            <w:b w:val="0"/>
            <w:bCs/>
            <w:sz w:val="22"/>
            <w:szCs w:val="22"/>
          </w:rPr>
          <w:t xml:space="preserve">The </w:t>
        </w:r>
      </w:ins>
      <w:ins w:id="426" w:author="Florin Iacob" w:date="2016-06-15T14:06:00Z">
        <w:r w:rsidR="005F4CE6">
          <w:rPr>
            <w:b w:val="0"/>
            <w:bCs/>
            <w:sz w:val="22"/>
            <w:szCs w:val="22"/>
          </w:rPr>
          <w:t xml:space="preserve">skin definition </w:t>
        </w:r>
      </w:ins>
      <w:ins w:id="427" w:author="Florin Iacob" w:date="2016-06-14T11:10:00Z">
        <w:r w:rsidR="005139EA">
          <w:rPr>
            <w:b w:val="0"/>
            <w:bCs/>
            <w:sz w:val="22"/>
            <w:szCs w:val="22"/>
          </w:rPr>
          <w:t>built by the parser is returned to the Layout Designer.</w:t>
        </w:r>
      </w:ins>
    </w:p>
    <w:p w14:paraId="4BC033C1" w14:textId="77777777" w:rsidR="00635501" w:rsidRDefault="005139EA">
      <w:pPr>
        <w:pStyle w:val="11Title"/>
        <w:outlineLvl w:val="1"/>
        <w:rPr>
          <w:ins w:id="428" w:author="Florin Iacob" w:date="2016-06-14T11:54:00Z"/>
        </w:rPr>
        <w:pPrChange w:id="429" w:author="Florin Iacob" w:date="2016-06-14T11:51:00Z">
          <w:pPr>
            <w:pStyle w:val="11Title"/>
          </w:pPr>
        </w:pPrChange>
      </w:pPr>
      <w:ins w:id="430" w:author="Florin Iacob" w:date="2016-06-14T11:12:00Z">
        <w:r>
          <w:lastRenderedPageBreak/>
          <w:t xml:space="preserve"> </w:t>
        </w:r>
      </w:ins>
      <w:bookmarkStart w:id="431" w:name="_Toc453931121"/>
      <w:proofErr w:type="spellStart"/>
      <w:ins w:id="432" w:author="Florin Iacob" w:date="2016-06-14T11:15:00Z">
        <w:r w:rsidR="00820700">
          <w:t>NavigationPlanParser</w:t>
        </w:r>
      </w:ins>
      <w:bookmarkEnd w:id="431"/>
      <w:proofErr w:type="spellEnd"/>
    </w:p>
    <w:p w14:paraId="7E11F5B1" w14:textId="32A162CC" w:rsidR="005139EA" w:rsidRDefault="00820700">
      <w:pPr>
        <w:pStyle w:val="11Title"/>
        <w:numPr>
          <w:ilvl w:val="0"/>
          <w:numId w:val="0"/>
        </w:numPr>
        <w:ind w:left="432"/>
        <w:rPr>
          <w:ins w:id="433" w:author="Florin Iacob" w:date="2016-06-14T11:54:00Z"/>
          <w:b w:val="0"/>
          <w:bCs/>
          <w:sz w:val="22"/>
          <w:szCs w:val="22"/>
        </w:rPr>
        <w:pPrChange w:id="434" w:author="Florin Iacob" w:date="2016-06-14T11:52:00Z">
          <w:pPr>
            <w:pStyle w:val="11Title"/>
          </w:pPr>
        </w:pPrChange>
      </w:pPr>
      <w:proofErr w:type="spellStart"/>
      <w:ins w:id="435" w:author="Florin Iacob" w:date="2016-06-14T11:19:00Z">
        <w:r w:rsidRPr="00820700">
          <w:rPr>
            <w:b w:val="0"/>
            <w:bCs/>
            <w:sz w:val="22"/>
            <w:szCs w:val="22"/>
            <w:rPrChange w:id="436" w:author="Florin Iacob" w:date="2016-06-14T11:19:00Z">
              <w:rPr/>
            </w:rPrChange>
          </w:rPr>
          <w:t>NavigationPlan</w:t>
        </w:r>
        <w:r>
          <w:rPr>
            <w:b w:val="0"/>
            <w:bCs/>
            <w:sz w:val="22"/>
            <w:szCs w:val="22"/>
          </w:rPr>
          <w:t>Parser</w:t>
        </w:r>
        <w:proofErr w:type="spellEnd"/>
        <w:r>
          <w:rPr>
            <w:b w:val="0"/>
            <w:bCs/>
            <w:sz w:val="22"/>
            <w:szCs w:val="22"/>
          </w:rPr>
          <w:t xml:space="preserve"> will have more implementation</w:t>
        </w:r>
      </w:ins>
      <w:ins w:id="437" w:author="Florin Iacob" w:date="2016-06-14T11:20:00Z">
        <w:r>
          <w:rPr>
            <w:b w:val="0"/>
            <w:bCs/>
            <w:sz w:val="22"/>
            <w:szCs w:val="22"/>
          </w:rPr>
          <w:t>s</w:t>
        </w:r>
      </w:ins>
      <w:ins w:id="438" w:author="Florin Iacob" w:date="2016-06-14T11:19:00Z">
        <w:r>
          <w:rPr>
            <w:b w:val="0"/>
            <w:bCs/>
            <w:sz w:val="22"/>
            <w:szCs w:val="22"/>
          </w:rPr>
          <w:t xml:space="preserve"> according with different files format </w:t>
        </w:r>
      </w:ins>
      <w:ins w:id="439" w:author="Florin Iacob" w:date="2016-06-14T11:20:00Z">
        <w:r>
          <w:rPr>
            <w:b w:val="0"/>
            <w:bCs/>
            <w:sz w:val="22"/>
            <w:szCs w:val="22"/>
          </w:rPr>
          <w:t xml:space="preserve">supported by the </w:t>
        </w:r>
        <w:proofErr w:type="spellStart"/>
        <w:r>
          <w:rPr>
            <w:b w:val="0"/>
            <w:bCs/>
            <w:sz w:val="22"/>
            <w:szCs w:val="22"/>
          </w:rPr>
          <w:t>NDL</w:t>
        </w:r>
        <w:proofErr w:type="spellEnd"/>
        <w:r>
          <w:rPr>
            <w:b w:val="0"/>
            <w:bCs/>
            <w:sz w:val="22"/>
            <w:szCs w:val="22"/>
          </w:rPr>
          <w:t xml:space="preserve"> client. Initial </w:t>
        </w:r>
      </w:ins>
      <w:ins w:id="440" w:author="Florin Iacob" w:date="2016-06-14T11:52:00Z">
        <w:r w:rsidR="00F72776">
          <w:rPr>
            <w:b w:val="0"/>
            <w:bCs/>
            <w:sz w:val="22"/>
            <w:szCs w:val="22"/>
          </w:rPr>
          <w:t xml:space="preserve">implementation will support XML files format parsing. When the </w:t>
        </w:r>
        <w:proofErr w:type="spellStart"/>
        <w:r w:rsidR="00F72776">
          <w:rPr>
            <w:b w:val="0"/>
            <w:bCs/>
            <w:sz w:val="22"/>
            <w:szCs w:val="22"/>
          </w:rPr>
          <w:t>CCK</w:t>
        </w:r>
        <w:proofErr w:type="spellEnd"/>
        <w:r w:rsidR="00F72776">
          <w:rPr>
            <w:b w:val="0"/>
            <w:bCs/>
            <w:sz w:val="22"/>
            <w:szCs w:val="22"/>
          </w:rPr>
          <w:t xml:space="preserve"> project will be released then we will add a second </w:t>
        </w:r>
        <w:proofErr w:type="spellStart"/>
        <w:r w:rsidR="00F72776">
          <w:rPr>
            <w:b w:val="0"/>
            <w:bCs/>
            <w:sz w:val="22"/>
            <w:szCs w:val="22"/>
          </w:rPr>
          <w:t>NavigationPlanParser</w:t>
        </w:r>
        <w:proofErr w:type="spellEnd"/>
        <w:r w:rsidR="00F72776">
          <w:rPr>
            <w:b w:val="0"/>
            <w:bCs/>
            <w:sz w:val="22"/>
            <w:szCs w:val="22"/>
          </w:rPr>
          <w:t xml:space="preserve"> implementation</w:t>
        </w:r>
      </w:ins>
      <w:ins w:id="441" w:author="Florin Iacob" w:date="2016-06-14T11:54:00Z">
        <w:r w:rsidR="008E3940">
          <w:rPr>
            <w:b w:val="0"/>
            <w:bCs/>
            <w:sz w:val="22"/>
            <w:szCs w:val="22"/>
          </w:rPr>
          <w:t xml:space="preserve"> for the </w:t>
        </w:r>
        <w:proofErr w:type="spellStart"/>
        <w:r w:rsidR="008E3940">
          <w:rPr>
            <w:b w:val="0"/>
            <w:bCs/>
            <w:sz w:val="22"/>
            <w:szCs w:val="22"/>
          </w:rPr>
          <w:t>JSON</w:t>
        </w:r>
        <w:proofErr w:type="spellEnd"/>
        <w:r w:rsidR="008E3940">
          <w:rPr>
            <w:b w:val="0"/>
            <w:bCs/>
            <w:sz w:val="22"/>
            <w:szCs w:val="22"/>
          </w:rPr>
          <w:t xml:space="preserve"> format.</w:t>
        </w:r>
      </w:ins>
    </w:p>
    <w:p w14:paraId="3665968F" w14:textId="77777777" w:rsidR="00837F01" w:rsidRDefault="008E3940">
      <w:pPr>
        <w:pStyle w:val="111Title"/>
        <w:outlineLvl w:val="2"/>
        <w:rPr>
          <w:ins w:id="442" w:author="Florin Iacob" w:date="2016-06-15T15:03:00Z"/>
          <w:b/>
          <w:bCs/>
        </w:rPr>
      </w:pPr>
      <w:bookmarkStart w:id="443" w:name="_Toc453931122"/>
      <w:proofErr w:type="spellStart"/>
      <w:ins w:id="444" w:author="Florin Iacob" w:date="2016-06-14T11:54:00Z">
        <w:r w:rsidRPr="00837F01">
          <w:rPr>
            <w:b/>
            <w:bCs/>
            <w:rPrChange w:id="445" w:author="Florin Iacob" w:date="2016-06-15T14:28:00Z">
              <w:rPr/>
            </w:rPrChange>
          </w:rPr>
          <w:t>XMLNavigationPlanParser</w:t>
        </w:r>
      </w:ins>
      <w:bookmarkEnd w:id="443"/>
      <w:proofErr w:type="spellEnd"/>
    </w:p>
    <w:p w14:paraId="154818D3" w14:textId="77777777" w:rsidR="00C03792" w:rsidRDefault="00C03792">
      <w:pPr>
        <w:ind w:firstLine="709"/>
        <w:rPr>
          <w:ins w:id="446" w:author="Florin Iacob" w:date="2016-06-15T15:03:00Z"/>
        </w:rPr>
        <w:pPrChange w:id="447" w:author="Florin Iacob" w:date="2016-06-15T14:28:00Z">
          <w:pPr>
            <w:pStyle w:val="111Title"/>
            <w:outlineLvl w:val="2"/>
          </w:pPr>
        </w:pPrChange>
      </w:pPr>
    </w:p>
    <w:p w14:paraId="16EE8F18" w14:textId="28D85407" w:rsidR="00D35A78" w:rsidRDefault="00D35A78">
      <w:pPr>
        <w:rPr>
          <w:ins w:id="448" w:author="Florin Iacob" w:date="2016-06-15T14:07:00Z"/>
        </w:rPr>
        <w:pPrChange w:id="449" w:author="Florin Iacob" w:date="2016-06-15T15:04:00Z">
          <w:pPr>
            <w:pStyle w:val="111Title"/>
            <w:outlineLvl w:val="2"/>
          </w:pPr>
        </w:pPrChange>
      </w:pPr>
      <w:proofErr w:type="spellStart"/>
      <w:ins w:id="450" w:author="Florin Iacob" w:date="2016-06-14T12:55:00Z">
        <w:r w:rsidRPr="002A2F94">
          <w:rPr>
            <w:rPrChange w:id="451" w:author="Florin Iacob" w:date="2016-06-15T15:04:00Z">
              <w:rPr/>
            </w:rPrChange>
          </w:rPr>
          <w:t>XMLNavigationPlanParser</w:t>
        </w:r>
        <w:proofErr w:type="spellEnd"/>
        <w:r w:rsidRPr="002A2F94">
          <w:rPr>
            <w:rPrChange w:id="452" w:author="Florin Iacob" w:date="2016-06-15T15:04:00Z">
              <w:rPr/>
            </w:rPrChange>
          </w:rPr>
          <w:t xml:space="preserve"> takes as input the content for the following client configuration files: </w:t>
        </w:r>
        <w:proofErr w:type="spellStart"/>
        <w:r w:rsidRPr="002A2F94">
          <w:rPr>
            <w:rPrChange w:id="453" w:author="Florin Iacob" w:date="2016-06-15T15:04:00Z">
              <w:rPr/>
            </w:rPrChange>
          </w:rPr>
          <w:t>games_properties.xmm</w:t>
        </w:r>
        <w:proofErr w:type="spellEnd"/>
        <w:r w:rsidRPr="002A2F94">
          <w:rPr>
            <w:rPrChange w:id="454" w:author="Florin Iacob" w:date="2016-06-15T15:04:00Z">
              <w:rPr/>
            </w:rPrChange>
          </w:rPr>
          <w:t xml:space="preserve">, </w:t>
        </w:r>
        <w:proofErr w:type="spellStart"/>
        <w:r w:rsidRPr="002A2F94">
          <w:rPr>
            <w:rPrChange w:id="455" w:author="Florin Iacob" w:date="2016-06-15T15:04:00Z">
              <w:rPr/>
            </w:rPrChange>
          </w:rPr>
          <w:t>brand.xml</w:t>
        </w:r>
        <w:proofErr w:type="spellEnd"/>
        <w:r w:rsidRPr="002A2F94">
          <w:rPr>
            <w:rPrChange w:id="456" w:author="Florin Iacob" w:date="2016-06-15T15:04:00Z">
              <w:rPr/>
            </w:rPrChange>
          </w:rPr>
          <w:t xml:space="preserve">, </w:t>
        </w:r>
        <w:proofErr w:type="spellStart"/>
        <w:r w:rsidRPr="002A2F94">
          <w:rPr>
            <w:rPrChange w:id="457" w:author="Florin Iacob" w:date="2016-06-15T15:04:00Z">
              <w:rPr/>
            </w:rPrChange>
          </w:rPr>
          <w:t>skin.xml</w:t>
        </w:r>
        <w:proofErr w:type="spellEnd"/>
        <w:r w:rsidRPr="002A2F94">
          <w:rPr>
            <w:rPrChange w:id="458" w:author="Florin Iacob" w:date="2016-06-15T15:04:00Z">
              <w:rPr/>
            </w:rPrChange>
          </w:rPr>
          <w:t xml:space="preserve">, </w:t>
        </w:r>
        <w:proofErr w:type="spellStart"/>
        <w:r w:rsidRPr="002A2F94">
          <w:rPr>
            <w:rPrChange w:id="459" w:author="Florin Iacob" w:date="2016-06-15T15:04:00Z">
              <w:rPr/>
            </w:rPrChange>
          </w:rPr>
          <w:t>lobby_text</w:t>
        </w:r>
      </w:ins>
      <w:ins w:id="460" w:author="Florin Iacob" w:date="2016-06-14T13:07:00Z">
        <w:r w:rsidR="0021749D" w:rsidRPr="002A2F94">
          <w:rPr>
            <w:rPrChange w:id="461" w:author="Florin Iacob" w:date="2016-06-15T15:04:00Z">
              <w:rPr/>
            </w:rPrChange>
          </w:rPr>
          <w:t>s</w:t>
        </w:r>
      </w:ins>
      <w:ins w:id="462" w:author="Florin Iacob" w:date="2016-06-14T12:55:00Z">
        <w:r w:rsidRPr="002A2F94">
          <w:rPr>
            <w:rPrChange w:id="463" w:author="Florin Iacob" w:date="2016-06-15T15:04:00Z">
              <w:rPr/>
            </w:rPrChange>
          </w:rPr>
          <w:t>.xmm</w:t>
        </w:r>
        <w:proofErr w:type="spellEnd"/>
        <w:r w:rsidRPr="002A2F94">
          <w:rPr>
            <w:rPrChange w:id="464" w:author="Florin Iacob" w:date="2016-06-15T15:04:00Z">
              <w:rPr/>
            </w:rPrChange>
          </w:rPr>
          <w:t xml:space="preserve">, </w:t>
        </w:r>
        <w:proofErr w:type="spellStart"/>
        <w:r w:rsidRPr="002A2F94">
          <w:rPr>
            <w:rPrChange w:id="465" w:author="Florin Iacob" w:date="2016-06-15T15:04:00Z">
              <w:rPr/>
            </w:rPrChange>
          </w:rPr>
          <w:t>games_texts.</w:t>
        </w:r>
      </w:ins>
      <w:ins w:id="466" w:author="Florin Iacob" w:date="2016-06-14T12:56:00Z">
        <w:r w:rsidRPr="002A2F94">
          <w:rPr>
            <w:rPrChange w:id="467" w:author="Florin Iacob" w:date="2016-06-15T15:04:00Z">
              <w:rPr/>
            </w:rPrChange>
          </w:rPr>
          <w:t>xmm</w:t>
        </w:r>
        <w:proofErr w:type="spellEnd"/>
        <w:r w:rsidRPr="002A2F94">
          <w:rPr>
            <w:rPrChange w:id="468" w:author="Florin Iacob" w:date="2016-06-15T15:04:00Z">
              <w:rPr/>
            </w:rPrChange>
          </w:rPr>
          <w:t xml:space="preserve">, </w:t>
        </w:r>
        <w:proofErr w:type="spellStart"/>
        <w:r w:rsidRPr="002A2F94">
          <w:rPr>
            <w:rPrChange w:id="469" w:author="Florin Iacob" w:date="2016-06-15T15:04:00Z">
              <w:rPr/>
            </w:rPrChange>
          </w:rPr>
          <w:t>navigation_plan_ndl.xmm</w:t>
        </w:r>
        <w:proofErr w:type="spellEnd"/>
        <w:r w:rsidRPr="002A2F94">
          <w:rPr>
            <w:rPrChange w:id="470" w:author="Florin Iacob" w:date="2016-06-15T15:04:00Z">
              <w:rPr/>
            </w:rPrChange>
          </w:rPr>
          <w:t>.</w:t>
        </w:r>
      </w:ins>
      <w:ins w:id="471" w:author="Florin Iacob" w:date="2016-06-14T12:55:00Z">
        <w:r w:rsidRPr="002A2F94">
          <w:rPr>
            <w:rPrChange w:id="472" w:author="Florin Iacob" w:date="2016-06-15T15:04:00Z">
              <w:rPr/>
            </w:rPrChange>
          </w:rPr>
          <w:t xml:space="preserve"> </w:t>
        </w:r>
      </w:ins>
      <w:ins w:id="473" w:author="Florin Iacob" w:date="2016-06-14T12:56:00Z">
        <w:r w:rsidRPr="002A2F94">
          <w:rPr>
            <w:rPrChange w:id="474" w:author="Florin Iacob" w:date="2016-06-15T15:04:00Z">
              <w:rPr/>
            </w:rPrChange>
          </w:rPr>
          <w:br/>
        </w:r>
      </w:ins>
      <w:ins w:id="475" w:author="Florin Iacob" w:date="2016-06-14T12:58:00Z">
        <w:r w:rsidRPr="002A2F94">
          <w:rPr>
            <w:rPrChange w:id="476" w:author="Florin Iacob" w:date="2016-06-15T15:04:00Z">
              <w:rPr/>
            </w:rPrChange>
          </w:rPr>
          <w:t xml:space="preserve">Each </w:t>
        </w:r>
      </w:ins>
      <w:ins w:id="477" w:author="Florin Iacob" w:date="2016-06-14T12:59:00Z">
        <w:r w:rsidRPr="002A2F94">
          <w:rPr>
            <w:rPrChange w:id="478" w:author="Florin Iacob" w:date="2016-06-15T15:04:00Z">
              <w:rPr/>
            </w:rPrChange>
          </w:rPr>
          <w:t xml:space="preserve">of </w:t>
        </w:r>
      </w:ins>
      <w:ins w:id="479" w:author="Florin Iacob" w:date="2016-06-14T12:58:00Z">
        <w:r w:rsidRPr="002A2F94">
          <w:rPr>
            <w:rPrChange w:id="480" w:author="Florin Iacob" w:date="2016-06-15T15:04:00Z">
              <w:rPr/>
            </w:rPrChange>
          </w:rPr>
          <w:t>these fi</w:t>
        </w:r>
      </w:ins>
      <w:ins w:id="481" w:author="Florin Iacob" w:date="2016-06-14T12:59:00Z">
        <w:r w:rsidRPr="002A2F94">
          <w:rPr>
            <w:rPrChange w:id="482" w:author="Florin Iacob" w:date="2016-06-15T15:04:00Z">
              <w:rPr/>
            </w:rPrChange>
          </w:rPr>
          <w:t xml:space="preserve">les provide information necessary for the </w:t>
        </w:r>
        <w:proofErr w:type="spellStart"/>
        <w:r w:rsidRPr="002A2F94">
          <w:rPr>
            <w:rPrChange w:id="483" w:author="Florin Iacob" w:date="2016-06-15T15:04:00Z">
              <w:rPr/>
            </w:rPrChange>
          </w:rPr>
          <w:t>LayoutTool</w:t>
        </w:r>
        <w:proofErr w:type="spellEnd"/>
        <w:r w:rsidRPr="002A2F94">
          <w:rPr>
            <w:rPrChange w:id="484" w:author="Florin Iacob" w:date="2016-06-15T15:04:00Z">
              <w:rPr/>
            </w:rPrChange>
          </w:rPr>
          <w:t xml:space="preserve"> UI. </w:t>
        </w:r>
        <w:r w:rsidRPr="002A2F94">
          <w:rPr>
            <w:rPrChange w:id="485" w:author="Florin Iacob" w:date="2016-06-15T15:04:00Z">
              <w:rPr/>
            </w:rPrChange>
          </w:rPr>
          <w:br/>
        </w:r>
      </w:ins>
      <w:ins w:id="486" w:author="Florin Iacob" w:date="2016-06-15T14:07:00Z">
        <w:r w:rsidR="005F4CE6">
          <w:rPr>
            <w:noProof/>
            <w:rPrChange w:id="487" w:author="Unknown">
              <w:rPr>
                <w:noProof/>
              </w:rPr>
            </w:rPrChange>
          </w:rPr>
          <w:drawing>
            <wp:inline distT="0" distB="0" distL="0" distR="0" wp14:anchorId="3F1F0842" wp14:editId="30D31AF4">
              <wp:extent cx="6202053" cy="3882788"/>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775" cy="3888249"/>
                      </a:xfrm>
                      <a:prstGeom prst="rect">
                        <a:avLst/>
                      </a:prstGeom>
                      <a:noFill/>
                      <a:ln>
                        <a:noFill/>
                      </a:ln>
                    </pic:spPr>
                  </pic:pic>
                </a:graphicData>
              </a:graphic>
            </wp:inline>
          </w:drawing>
        </w:r>
      </w:ins>
    </w:p>
    <w:p w14:paraId="2DBDBF1C" w14:textId="06F84EFD" w:rsidR="005F4CE6" w:rsidRDefault="00837F01">
      <w:pPr>
        <w:rPr>
          <w:ins w:id="488" w:author="Florin Iacob" w:date="2016-06-14T12:59:00Z"/>
        </w:rPr>
        <w:pPrChange w:id="489" w:author="Florin Iacob" w:date="2016-06-15T15:04:00Z">
          <w:pPr>
            <w:pStyle w:val="111Title"/>
            <w:outlineLvl w:val="2"/>
          </w:pPr>
        </w:pPrChange>
      </w:pPr>
      <w:ins w:id="490" w:author="Florin Iacob" w:date="2016-06-15T14:26:00Z">
        <w:r>
          <w:br/>
        </w:r>
      </w:ins>
      <w:ins w:id="491" w:author="Florin Iacob" w:date="2016-06-15T14:07:00Z">
        <w:r w:rsidR="005F4CE6">
          <w:t xml:space="preserve">The table below </w:t>
        </w:r>
      </w:ins>
      <w:ins w:id="492" w:author="Florin Iacob" w:date="2016-06-15T14:08:00Z">
        <w:r w:rsidR="005F4CE6">
          <w:t xml:space="preserve">lists the files consumed by the </w:t>
        </w:r>
        <w:proofErr w:type="spellStart"/>
        <w:r w:rsidR="005F4CE6">
          <w:t>XMLNavigationPlanParser</w:t>
        </w:r>
        <w:proofErr w:type="spellEnd"/>
        <w:r w:rsidR="005F4CE6">
          <w:t xml:space="preserve"> and the information that each file provides for the layout tool.</w:t>
        </w:r>
      </w:ins>
    </w:p>
    <w:tbl>
      <w:tblPr>
        <w:tblStyle w:val="TableGrid"/>
        <w:tblW w:w="0" w:type="auto"/>
        <w:tblInd w:w="709" w:type="dxa"/>
        <w:tblLook w:val="04A0" w:firstRow="1" w:lastRow="0" w:firstColumn="1" w:lastColumn="0" w:noHBand="0" w:noVBand="1"/>
        <w:tblPrChange w:id="493" w:author="Florin Iacob" w:date="2016-06-14T13:06:00Z">
          <w:tblPr>
            <w:tblStyle w:val="TableGrid"/>
            <w:tblW w:w="0" w:type="auto"/>
            <w:tblInd w:w="709" w:type="dxa"/>
            <w:tblLook w:val="04A0" w:firstRow="1" w:lastRow="0" w:firstColumn="1" w:lastColumn="0" w:noHBand="0" w:noVBand="1"/>
          </w:tblPr>
        </w:tblPrChange>
      </w:tblPr>
      <w:tblGrid>
        <w:gridCol w:w="4909"/>
        <w:gridCol w:w="4861"/>
        <w:tblGridChange w:id="494">
          <w:tblGrid>
            <w:gridCol w:w="822"/>
            <w:gridCol w:w="4087"/>
            <w:gridCol w:w="822"/>
            <w:gridCol w:w="4039"/>
            <w:gridCol w:w="822"/>
          </w:tblGrid>
        </w:tblGridChange>
      </w:tblGrid>
      <w:tr w:rsidR="00D35A78" w14:paraId="7A13D466" w14:textId="77777777" w:rsidTr="0021749D">
        <w:trPr>
          <w:ins w:id="495" w:author="Florin Iacob" w:date="2016-06-14T12:59:00Z"/>
          <w:trPrChange w:id="496" w:author="Florin Iacob" w:date="2016-06-14T13:06:00Z">
            <w:trPr>
              <w:gridAfter w:val="0"/>
            </w:trPr>
          </w:trPrChange>
        </w:trPr>
        <w:tc>
          <w:tcPr>
            <w:tcW w:w="4909" w:type="dxa"/>
            <w:tcPrChange w:id="497" w:author="Florin Iacob" w:date="2016-06-14T13:06:00Z">
              <w:tcPr>
                <w:tcW w:w="5239" w:type="dxa"/>
                <w:gridSpan w:val="2"/>
              </w:tcPr>
            </w:tcPrChange>
          </w:tcPr>
          <w:p w14:paraId="33F25518" w14:textId="505FADB0" w:rsidR="00D35A78" w:rsidRPr="00AB5818" w:rsidRDefault="00D35A78">
            <w:pPr>
              <w:rPr>
                <w:ins w:id="498" w:author="Florin Iacob" w:date="2016-06-14T12:59:00Z"/>
                <w:b/>
                <w:bCs/>
                <w:rPrChange w:id="499" w:author="Florin Iacob" w:date="2016-06-15T09:42:00Z">
                  <w:rPr>
                    <w:ins w:id="500" w:author="Florin Iacob" w:date="2016-06-14T12:59:00Z"/>
                  </w:rPr>
                </w:rPrChange>
              </w:rPr>
              <w:pPrChange w:id="501" w:author="Florin Iacob" w:date="2016-06-15T15:04:00Z">
                <w:pPr>
                  <w:pStyle w:val="111Title"/>
                  <w:ind w:left="0" w:firstLine="0"/>
                  <w:outlineLvl w:val="2"/>
                </w:pPr>
              </w:pPrChange>
            </w:pPr>
            <w:ins w:id="502" w:author="Florin Iacob" w:date="2016-06-14T13:00:00Z">
              <w:r w:rsidRPr="00AB5818">
                <w:rPr>
                  <w:b/>
                  <w:bCs/>
                  <w:rPrChange w:id="503" w:author="Florin Iacob" w:date="2016-06-15T09:42:00Z">
                    <w:rPr/>
                  </w:rPrChange>
                </w:rPr>
                <w:t>File name</w:t>
              </w:r>
            </w:ins>
          </w:p>
        </w:tc>
        <w:tc>
          <w:tcPr>
            <w:tcW w:w="4861" w:type="dxa"/>
            <w:tcPrChange w:id="504" w:author="Florin Iacob" w:date="2016-06-14T13:06:00Z">
              <w:tcPr>
                <w:tcW w:w="5240" w:type="dxa"/>
                <w:gridSpan w:val="2"/>
              </w:tcPr>
            </w:tcPrChange>
          </w:tcPr>
          <w:p w14:paraId="72B73908" w14:textId="3F36ED3B" w:rsidR="00D35A78" w:rsidRPr="00AB5818" w:rsidRDefault="00D35A78">
            <w:pPr>
              <w:rPr>
                <w:ins w:id="505" w:author="Florin Iacob" w:date="2016-06-14T12:59:00Z"/>
                <w:b/>
                <w:bCs/>
                <w:rPrChange w:id="506" w:author="Florin Iacob" w:date="2016-06-15T09:42:00Z">
                  <w:rPr>
                    <w:ins w:id="507" w:author="Florin Iacob" w:date="2016-06-14T12:59:00Z"/>
                  </w:rPr>
                </w:rPrChange>
              </w:rPr>
              <w:pPrChange w:id="508" w:author="Florin Iacob" w:date="2016-06-15T15:04:00Z">
                <w:pPr>
                  <w:pStyle w:val="111Title"/>
                  <w:ind w:left="0" w:firstLine="0"/>
                  <w:outlineLvl w:val="2"/>
                </w:pPr>
              </w:pPrChange>
            </w:pPr>
            <w:ins w:id="509" w:author="Florin Iacob" w:date="2016-06-14T13:00:00Z">
              <w:r w:rsidRPr="00AB5818">
                <w:rPr>
                  <w:b/>
                  <w:bCs/>
                  <w:rPrChange w:id="510" w:author="Florin Iacob" w:date="2016-06-15T09:42:00Z">
                    <w:rPr/>
                  </w:rPrChange>
                </w:rPr>
                <w:t>Information provided</w:t>
              </w:r>
            </w:ins>
          </w:p>
        </w:tc>
      </w:tr>
      <w:tr w:rsidR="00D35A78" w14:paraId="4B5A6AB2" w14:textId="77777777" w:rsidTr="0021749D">
        <w:trPr>
          <w:ins w:id="511" w:author="Florin Iacob" w:date="2016-06-14T13:00:00Z"/>
          <w:trPrChange w:id="512" w:author="Florin Iacob" w:date="2016-06-14T13:06:00Z">
            <w:trPr>
              <w:gridAfter w:val="0"/>
            </w:trPr>
          </w:trPrChange>
        </w:trPr>
        <w:tc>
          <w:tcPr>
            <w:tcW w:w="4909" w:type="dxa"/>
            <w:tcPrChange w:id="513" w:author="Florin Iacob" w:date="2016-06-14T13:06:00Z">
              <w:tcPr>
                <w:tcW w:w="5239" w:type="dxa"/>
                <w:gridSpan w:val="2"/>
              </w:tcPr>
            </w:tcPrChange>
          </w:tcPr>
          <w:p w14:paraId="16173984" w14:textId="1F37BF12" w:rsidR="00D35A78" w:rsidRDefault="00D35A78">
            <w:pPr>
              <w:rPr>
                <w:ins w:id="514" w:author="Florin Iacob" w:date="2016-06-14T13:00:00Z"/>
              </w:rPr>
              <w:pPrChange w:id="515" w:author="Florin Iacob" w:date="2016-06-15T15:04:00Z">
                <w:pPr>
                  <w:pStyle w:val="111Title"/>
                  <w:numPr>
                    <w:ilvl w:val="0"/>
                    <w:numId w:val="0"/>
                  </w:numPr>
                  <w:ind w:left="720" w:firstLine="0"/>
                  <w:outlineLvl w:val="2"/>
                </w:pPr>
              </w:pPrChange>
            </w:pPr>
            <w:proofErr w:type="spellStart"/>
            <w:ins w:id="516" w:author="Florin Iacob" w:date="2016-06-14T13:00:00Z">
              <w:r>
                <w:t>games_properties.xmm</w:t>
              </w:r>
              <w:proofErr w:type="spellEnd"/>
            </w:ins>
          </w:p>
        </w:tc>
        <w:tc>
          <w:tcPr>
            <w:tcW w:w="4861" w:type="dxa"/>
            <w:tcPrChange w:id="517" w:author="Florin Iacob" w:date="2016-06-14T13:06:00Z">
              <w:tcPr>
                <w:tcW w:w="5240" w:type="dxa"/>
                <w:gridSpan w:val="2"/>
              </w:tcPr>
            </w:tcPrChange>
          </w:tcPr>
          <w:p w14:paraId="140628DD" w14:textId="6401C333" w:rsidR="00D35A78" w:rsidRDefault="00D35A78">
            <w:pPr>
              <w:rPr>
                <w:ins w:id="518" w:author="Florin Iacob" w:date="2016-06-14T13:00:00Z"/>
              </w:rPr>
              <w:pPrChange w:id="519" w:author="Florin Iacob" w:date="2016-06-16T13:11:00Z">
                <w:pPr>
                  <w:pStyle w:val="111Title"/>
                  <w:numPr>
                    <w:ilvl w:val="0"/>
                    <w:numId w:val="0"/>
                  </w:numPr>
                  <w:ind w:left="720" w:firstLine="0"/>
                  <w:outlineLvl w:val="2"/>
                </w:pPr>
              </w:pPrChange>
            </w:pPr>
            <w:ins w:id="520" w:author="Florin Iacob" w:date="2016-06-14T13:00:00Z">
              <w:r>
                <w:t>The list of possible games</w:t>
              </w:r>
              <w:r w:rsidR="00165490">
                <w:t xml:space="preserve"> and arenas to choose from</w:t>
              </w:r>
            </w:ins>
            <w:ins w:id="521" w:author="Florin Iacob" w:date="2016-06-16T13:11:00Z">
              <w:r w:rsidR="00165490">
                <w:t>.</w:t>
              </w:r>
            </w:ins>
          </w:p>
        </w:tc>
      </w:tr>
      <w:tr w:rsidR="00D35A78" w14:paraId="39776252" w14:textId="77777777" w:rsidTr="0021749D">
        <w:trPr>
          <w:ins w:id="522" w:author="Florin Iacob" w:date="2016-06-14T13:01:00Z"/>
          <w:trPrChange w:id="523" w:author="Florin Iacob" w:date="2016-06-14T13:06:00Z">
            <w:trPr>
              <w:gridAfter w:val="0"/>
            </w:trPr>
          </w:trPrChange>
        </w:trPr>
        <w:tc>
          <w:tcPr>
            <w:tcW w:w="4909" w:type="dxa"/>
            <w:tcPrChange w:id="524" w:author="Florin Iacob" w:date="2016-06-14T13:06:00Z">
              <w:tcPr>
                <w:tcW w:w="5239" w:type="dxa"/>
                <w:gridSpan w:val="2"/>
              </w:tcPr>
            </w:tcPrChange>
          </w:tcPr>
          <w:p w14:paraId="50DDB58D" w14:textId="24E79F07" w:rsidR="00D35A78" w:rsidRDefault="00D35A78">
            <w:pPr>
              <w:rPr>
                <w:ins w:id="525" w:author="Florin Iacob" w:date="2016-06-14T13:01:00Z"/>
              </w:rPr>
              <w:pPrChange w:id="526" w:author="Florin Iacob" w:date="2016-06-15T15:04:00Z">
                <w:pPr>
                  <w:pStyle w:val="111Title"/>
                  <w:numPr>
                    <w:ilvl w:val="0"/>
                    <w:numId w:val="0"/>
                  </w:numPr>
                  <w:ind w:left="720" w:firstLine="0"/>
                  <w:outlineLvl w:val="2"/>
                </w:pPr>
              </w:pPrChange>
            </w:pPr>
            <w:proofErr w:type="spellStart"/>
            <w:ins w:id="527" w:author="Florin Iacob" w:date="2016-06-14T13:01:00Z">
              <w:r>
                <w:t>brand.xml</w:t>
              </w:r>
              <w:proofErr w:type="spellEnd"/>
            </w:ins>
          </w:p>
        </w:tc>
        <w:tc>
          <w:tcPr>
            <w:tcW w:w="4861" w:type="dxa"/>
            <w:tcPrChange w:id="528" w:author="Florin Iacob" w:date="2016-06-14T13:06:00Z">
              <w:tcPr>
                <w:tcW w:w="5240" w:type="dxa"/>
                <w:gridSpan w:val="2"/>
              </w:tcPr>
            </w:tcPrChange>
          </w:tcPr>
          <w:p w14:paraId="648ABCBC" w14:textId="42D1D660" w:rsidR="00D35A78" w:rsidRDefault="00D35A78">
            <w:pPr>
              <w:rPr>
                <w:ins w:id="529" w:author="Florin Iacob" w:date="2016-06-14T13:01:00Z"/>
              </w:rPr>
              <w:pPrChange w:id="530" w:author="Florin Iacob" w:date="2016-06-15T15:04:00Z">
                <w:pPr>
                  <w:pStyle w:val="111Title"/>
                  <w:numPr>
                    <w:ilvl w:val="0"/>
                    <w:numId w:val="0"/>
                  </w:numPr>
                  <w:ind w:left="720" w:firstLine="0"/>
                  <w:outlineLvl w:val="2"/>
                </w:pPr>
              </w:pPrChange>
            </w:pPr>
            <w:ins w:id="531" w:author="Florin Iacob" w:date="2016-06-14T13:01:00Z">
              <w:r>
                <w:t xml:space="preserve">The list of default </w:t>
              </w:r>
            </w:ins>
            <w:ins w:id="532" w:author="Florin Iacob" w:date="2016-06-14T13:05:00Z">
              <w:r w:rsidR="0021749D">
                <w:t>favorites</w:t>
              </w:r>
            </w:ins>
            <w:ins w:id="533" w:author="Florin Iacob" w:date="2016-06-14T13:01:00Z">
              <w:r>
                <w:t xml:space="preserve"> games</w:t>
              </w:r>
            </w:ins>
          </w:p>
        </w:tc>
      </w:tr>
      <w:tr w:rsidR="00D35A78" w14:paraId="551BA004" w14:textId="77777777" w:rsidTr="0021749D">
        <w:trPr>
          <w:ins w:id="534" w:author="Florin Iacob" w:date="2016-06-14T13:01:00Z"/>
          <w:trPrChange w:id="535" w:author="Florin Iacob" w:date="2016-06-14T13:06:00Z">
            <w:trPr>
              <w:gridAfter w:val="0"/>
            </w:trPr>
          </w:trPrChange>
        </w:trPr>
        <w:tc>
          <w:tcPr>
            <w:tcW w:w="4909" w:type="dxa"/>
            <w:tcPrChange w:id="536" w:author="Florin Iacob" w:date="2016-06-14T13:06:00Z">
              <w:tcPr>
                <w:tcW w:w="5239" w:type="dxa"/>
                <w:gridSpan w:val="2"/>
              </w:tcPr>
            </w:tcPrChange>
          </w:tcPr>
          <w:p w14:paraId="11F29DB9" w14:textId="4648D976" w:rsidR="00D35A78" w:rsidRDefault="00D35A78">
            <w:pPr>
              <w:rPr>
                <w:ins w:id="537" w:author="Florin Iacob" w:date="2016-06-14T13:01:00Z"/>
              </w:rPr>
              <w:pPrChange w:id="538" w:author="Florin Iacob" w:date="2016-06-15T15:04:00Z">
                <w:pPr>
                  <w:pStyle w:val="111Title"/>
                  <w:numPr>
                    <w:ilvl w:val="0"/>
                    <w:numId w:val="0"/>
                  </w:numPr>
                  <w:ind w:left="720" w:firstLine="0"/>
                  <w:outlineLvl w:val="2"/>
                </w:pPr>
              </w:pPrChange>
            </w:pPr>
            <w:proofErr w:type="spellStart"/>
            <w:ins w:id="539" w:author="Florin Iacob" w:date="2016-06-14T13:01:00Z">
              <w:r>
                <w:t>skin.xml</w:t>
              </w:r>
              <w:proofErr w:type="spellEnd"/>
            </w:ins>
          </w:p>
        </w:tc>
        <w:tc>
          <w:tcPr>
            <w:tcW w:w="4861" w:type="dxa"/>
            <w:tcPrChange w:id="540" w:author="Florin Iacob" w:date="2016-06-14T13:06:00Z">
              <w:tcPr>
                <w:tcW w:w="5240" w:type="dxa"/>
                <w:gridSpan w:val="2"/>
              </w:tcPr>
            </w:tcPrChange>
          </w:tcPr>
          <w:p w14:paraId="23998F4F" w14:textId="78C0774C" w:rsidR="00D35A78" w:rsidRDefault="00D35A78">
            <w:pPr>
              <w:rPr>
                <w:ins w:id="541" w:author="Florin Iacob" w:date="2016-06-14T13:01:00Z"/>
              </w:rPr>
              <w:pPrChange w:id="542" w:author="Florin Iacob" w:date="2016-06-15T15:04:00Z">
                <w:pPr>
                  <w:pStyle w:val="111Title"/>
                  <w:numPr>
                    <w:ilvl w:val="0"/>
                    <w:numId w:val="0"/>
                  </w:numPr>
                  <w:ind w:left="720" w:firstLine="0"/>
                  <w:outlineLvl w:val="2"/>
                </w:pPr>
              </w:pPrChange>
            </w:pPr>
            <w:ins w:id="543" w:author="Florin Iacob" w:date="2016-06-14T13:01:00Z">
              <w:r>
                <w:t>The dynamic layout triggers</w:t>
              </w:r>
            </w:ins>
          </w:p>
        </w:tc>
      </w:tr>
      <w:tr w:rsidR="0021749D" w14:paraId="6661DCE8" w14:textId="77777777" w:rsidTr="0021749D">
        <w:trPr>
          <w:ins w:id="544" w:author="Florin Iacob" w:date="2016-06-14T13:05:00Z"/>
          <w:trPrChange w:id="545" w:author="Florin Iacob" w:date="2016-06-14T13:06:00Z">
            <w:trPr>
              <w:gridAfter w:val="0"/>
            </w:trPr>
          </w:trPrChange>
        </w:trPr>
        <w:tc>
          <w:tcPr>
            <w:tcW w:w="4909" w:type="dxa"/>
            <w:tcPrChange w:id="546" w:author="Florin Iacob" w:date="2016-06-14T13:06:00Z">
              <w:tcPr>
                <w:tcW w:w="5239" w:type="dxa"/>
                <w:gridSpan w:val="2"/>
              </w:tcPr>
            </w:tcPrChange>
          </w:tcPr>
          <w:p w14:paraId="0F19179E" w14:textId="25DBF951" w:rsidR="0021749D" w:rsidRDefault="0021749D">
            <w:pPr>
              <w:rPr>
                <w:ins w:id="547" w:author="Florin Iacob" w:date="2016-06-14T13:05:00Z"/>
              </w:rPr>
              <w:pPrChange w:id="548" w:author="Florin Iacob" w:date="2016-06-15T15:05:00Z">
                <w:pPr>
                  <w:pStyle w:val="111Title"/>
                  <w:numPr>
                    <w:ilvl w:val="0"/>
                    <w:numId w:val="0"/>
                  </w:numPr>
                  <w:ind w:left="720" w:firstLine="0"/>
                  <w:outlineLvl w:val="2"/>
                </w:pPr>
              </w:pPrChange>
            </w:pPr>
            <w:proofErr w:type="spellStart"/>
            <w:ins w:id="549" w:author="Florin Iacob" w:date="2016-06-14T13:05:00Z">
              <w:r>
                <w:t>navigation_plan.xmm</w:t>
              </w:r>
              <w:proofErr w:type="spellEnd"/>
            </w:ins>
          </w:p>
        </w:tc>
        <w:tc>
          <w:tcPr>
            <w:tcW w:w="4861" w:type="dxa"/>
            <w:tcPrChange w:id="550" w:author="Florin Iacob" w:date="2016-06-14T13:06:00Z">
              <w:tcPr>
                <w:tcW w:w="5240" w:type="dxa"/>
                <w:gridSpan w:val="2"/>
              </w:tcPr>
            </w:tcPrChange>
          </w:tcPr>
          <w:p w14:paraId="50ABB594" w14:textId="40D27067" w:rsidR="0021749D" w:rsidRDefault="0021749D">
            <w:pPr>
              <w:rPr>
                <w:ins w:id="551" w:author="Florin Iacob" w:date="2016-06-14T13:05:00Z"/>
              </w:rPr>
              <w:pPrChange w:id="552" w:author="Florin Iacob" w:date="2016-06-15T15:05:00Z">
                <w:pPr>
                  <w:pStyle w:val="111Title"/>
                  <w:numPr>
                    <w:ilvl w:val="0"/>
                    <w:numId w:val="0"/>
                  </w:numPr>
                  <w:ind w:left="720" w:firstLine="0"/>
                  <w:outlineLvl w:val="2"/>
                </w:pPr>
              </w:pPrChange>
            </w:pPr>
            <w:ins w:id="553" w:author="Florin Iacob" w:date="2016-06-14T13:05:00Z">
              <w:r>
                <w:t xml:space="preserve">The Layout structure (arenas, top games, </w:t>
              </w:r>
            </w:ins>
            <w:ins w:id="554" w:author="Florin Iacob" w:date="2016-06-15T09:43:00Z">
              <w:r w:rsidR="00AB5818">
                <w:t>VIP</w:t>
              </w:r>
            </w:ins>
            <w:ins w:id="555" w:author="Florin Iacob" w:date="2016-06-14T13:05:00Z">
              <w:r>
                <w:t xml:space="preserve"> games etc.)</w:t>
              </w:r>
            </w:ins>
          </w:p>
        </w:tc>
      </w:tr>
      <w:tr w:rsidR="0021749D" w14:paraId="07E1D09D" w14:textId="77777777" w:rsidTr="0021749D">
        <w:trPr>
          <w:ins w:id="556" w:author="Florin Iacob" w:date="2016-06-14T13:06:00Z"/>
        </w:trPr>
        <w:tc>
          <w:tcPr>
            <w:tcW w:w="4909" w:type="dxa"/>
          </w:tcPr>
          <w:p w14:paraId="705BA108" w14:textId="7029BE8C" w:rsidR="0021749D" w:rsidRDefault="0021749D">
            <w:pPr>
              <w:rPr>
                <w:ins w:id="557" w:author="Florin Iacob" w:date="2016-06-14T13:06:00Z"/>
              </w:rPr>
              <w:pPrChange w:id="558" w:author="Florin Iacob" w:date="2016-06-15T15:05:00Z">
                <w:pPr>
                  <w:pStyle w:val="111Title"/>
                  <w:numPr>
                    <w:ilvl w:val="0"/>
                    <w:numId w:val="0"/>
                  </w:numPr>
                  <w:ind w:left="720" w:firstLine="0"/>
                  <w:outlineLvl w:val="2"/>
                </w:pPr>
              </w:pPrChange>
            </w:pPr>
            <w:proofErr w:type="spellStart"/>
            <w:ins w:id="559" w:author="Florin Iacob" w:date="2016-06-14T13:06:00Z">
              <w:r>
                <w:lastRenderedPageBreak/>
                <w:t>lobby_texts.xmm</w:t>
              </w:r>
              <w:proofErr w:type="spellEnd"/>
            </w:ins>
          </w:p>
        </w:tc>
        <w:tc>
          <w:tcPr>
            <w:tcW w:w="4861" w:type="dxa"/>
          </w:tcPr>
          <w:p w14:paraId="063DB1FC" w14:textId="44B0F8C9" w:rsidR="0021749D" w:rsidRDefault="0021749D">
            <w:pPr>
              <w:rPr>
                <w:ins w:id="560" w:author="Florin Iacob" w:date="2016-06-14T13:06:00Z"/>
              </w:rPr>
              <w:pPrChange w:id="561" w:author="Florin Iacob" w:date="2016-06-15T15:05:00Z">
                <w:pPr>
                  <w:pStyle w:val="111Title"/>
                  <w:numPr>
                    <w:ilvl w:val="0"/>
                    <w:numId w:val="0"/>
                  </w:numPr>
                  <w:ind w:left="720" w:firstLine="0"/>
                  <w:outlineLvl w:val="2"/>
                </w:pPr>
              </w:pPrChange>
            </w:pPr>
            <w:ins w:id="562" w:author="Florin Iacob" w:date="2016-06-14T13:07:00Z">
              <w:r>
                <w:t>The friendly name of the arenas</w:t>
              </w:r>
            </w:ins>
            <w:ins w:id="563" w:author="Florin Iacob" w:date="2016-06-14T13:08:00Z">
              <w:r>
                <w:t xml:space="preserve">, filters, </w:t>
              </w:r>
            </w:ins>
            <w:ins w:id="564" w:author="Florin Iacob" w:date="2016-06-14T13:07:00Z">
              <w:r>
                <w:t xml:space="preserve">my account menu items. </w:t>
              </w:r>
            </w:ins>
          </w:p>
        </w:tc>
      </w:tr>
      <w:tr w:rsidR="0021749D" w14:paraId="45C1E71C" w14:textId="77777777" w:rsidTr="0021749D">
        <w:trPr>
          <w:ins w:id="565" w:author="Florin Iacob" w:date="2016-06-14T13:07:00Z"/>
        </w:trPr>
        <w:tc>
          <w:tcPr>
            <w:tcW w:w="4909" w:type="dxa"/>
          </w:tcPr>
          <w:p w14:paraId="18A0ECD2" w14:textId="7E2DCAEB" w:rsidR="0021749D" w:rsidRDefault="0021749D">
            <w:pPr>
              <w:rPr>
                <w:ins w:id="566" w:author="Florin Iacob" w:date="2016-06-14T13:07:00Z"/>
              </w:rPr>
              <w:pPrChange w:id="567" w:author="Florin Iacob" w:date="2016-06-15T15:05:00Z">
                <w:pPr>
                  <w:pStyle w:val="111Title"/>
                  <w:numPr>
                    <w:ilvl w:val="0"/>
                    <w:numId w:val="0"/>
                  </w:numPr>
                  <w:ind w:left="720" w:firstLine="0"/>
                  <w:outlineLvl w:val="2"/>
                </w:pPr>
              </w:pPrChange>
            </w:pPr>
            <w:proofErr w:type="spellStart"/>
            <w:ins w:id="568" w:author="Florin Iacob" w:date="2016-06-14T13:07:00Z">
              <w:r>
                <w:t>games_texts.xmm</w:t>
              </w:r>
              <w:proofErr w:type="spellEnd"/>
            </w:ins>
          </w:p>
        </w:tc>
        <w:tc>
          <w:tcPr>
            <w:tcW w:w="4861" w:type="dxa"/>
          </w:tcPr>
          <w:p w14:paraId="70AA0655" w14:textId="7962510E" w:rsidR="0021749D" w:rsidRDefault="0021749D">
            <w:pPr>
              <w:rPr>
                <w:ins w:id="569" w:author="Florin Iacob" w:date="2016-06-14T13:07:00Z"/>
              </w:rPr>
              <w:pPrChange w:id="570" w:author="Florin Iacob" w:date="2016-06-15T15:05:00Z">
                <w:pPr>
                  <w:pStyle w:val="111Title"/>
                  <w:numPr>
                    <w:ilvl w:val="0"/>
                    <w:numId w:val="0"/>
                  </w:numPr>
                  <w:ind w:left="720" w:firstLine="0"/>
                  <w:outlineLvl w:val="2"/>
                </w:pPr>
              </w:pPrChange>
            </w:pPr>
            <w:ins w:id="571" w:author="Florin Iacob" w:date="2016-06-14T13:08:00Z">
              <w:r>
                <w:t xml:space="preserve">Games </w:t>
              </w:r>
            </w:ins>
            <w:ins w:id="572" w:author="Florin Iacob" w:date="2016-06-14T13:09:00Z">
              <w:r>
                <w:t xml:space="preserve">friendly </w:t>
              </w:r>
            </w:ins>
            <w:ins w:id="573" w:author="Florin Iacob" w:date="2016-06-14T13:08:00Z">
              <w:r>
                <w:t xml:space="preserve">names </w:t>
              </w:r>
            </w:ins>
            <w:ins w:id="574" w:author="Florin Iacob" w:date="2016-06-14T13:09:00Z">
              <w:r>
                <w:t>the way they appear in the client.</w:t>
              </w:r>
            </w:ins>
          </w:p>
        </w:tc>
      </w:tr>
    </w:tbl>
    <w:p w14:paraId="1F524803" w14:textId="77777777" w:rsidR="008E3940" w:rsidRDefault="008E3940">
      <w:pPr>
        <w:pPrChange w:id="575" w:author="Florin Iacob" w:date="2016-06-15T15:05:00Z">
          <w:pPr>
            <w:pStyle w:val="11Title"/>
          </w:pPr>
        </w:pPrChange>
      </w:pPr>
    </w:p>
    <w:p w14:paraId="2AD6962A" w14:textId="515563EA" w:rsidR="00566ADE" w:rsidRDefault="006623DC">
      <w:pPr>
        <w:pStyle w:val="1Title"/>
        <w:outlineLvl w:val="0"/>
        <w:rPr>
          <w:ins w:id="576" w:author="Florin Iacob" w:date="2016-06-15T16:04:00Z"/>
        </w:rPr>
      </w:pPr>
      <w:bookmarkStart w:id="577" w:name="_Toc453931123"/>
      <w:ins w:id="578" w:author="Florin Iacob" w:date="2016-06-15T13:11:00Z">
        <w:r>
          <w:t>Apply</w:t>
        </w:r>
      </w:ins>
      <w:ins w:id="579" w:author="Florin Iacob" w:date="2016-06-15T11:11:00Z">
        <w:r w:rsidR="00566ADE">
          <w:t xml:space="preserve"> the navigation plan</w:t>
        </w:r>
      </w:ins>
      <w:ins w:id="580" w:author="Florin Iacob" w:date="2016-06-15T13:11:00Z">
        <w:r>
          <w:t xml:space="preserve"> </w:t>
        </w:r>
      </w:ins>
      <w:ins w:id="581" w:author="Florin Iacob" w:date="2016-06-16T08:57:00Z">
        <w:r w:rsidR="00956EFA">
          <w:t>changes</w:t>
        </w:r>
      </w:ins>
      <w:bookmarkEnd w:id="577"/>
    </w:p>
    <w:p w14:paraId="2B59063B" w14:textId="79AE3A00" w:rsidR="002247DD" w:rsidDel="00820700" w:rsidRDefault="00A71A4A">
      <w:pPr>
        <w:pStyle w:val="111Title"/>
        <w:numPr>
          <w:ilvl w:val="0"/>
          <w:numId w:val="0"/>
        </w:numPr>
        <w:ind w:left="709" w:hanging="709"/>
        <w:rPr>
          <w:del w:id="582" w:author="Florin Iacob" w:date="2016-06-14T11:20:00Z"/>
        </w:rPr>
        <w:pPrChange w:id="583" w:author="Florin Iacob" w:date="2016-06-15T14:16:00Z">
          <w:pPr>
            <w:pStyle w:val="111Title"/>
          </w:pPr>
        </w:pPrChange>
      </w:pPr>
      <w:ins w:id="584" w:author="Florin Iacob" w:date="2016-06-15T14:50:00Z">
        <w:r>
          <w:rPr>
            <w:noProof/>
          </w:rPr>
          <w:drawing>
            <wp:inline distT="0" distB="0" distL="0" distR="0" wp14:anchorId="22526811" wp14:editId="68E37938">
              <wp:extent cx="6659880" cy="405320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9880" cy="4053205"/>
                      </a:xfrm>
                      <a:prstGeom prst="rect">
                        <a:avLst/>
                      </a:prstGeom>
                      <a:noFill/>
                      <a:ln>
                        <a:noFill/>
                      </a:ln>
                    </pic:spPr>
                  </pic:pic>
                </a:graphicData>
              </a:graphic>
            </wp:inline>
          </w:drawing>
        </w:r>
      </w:ins>
      <w:ins w:id="585" w:author="Florin Iacob" w:date="2016-06-15T14:13:00Z">
        <w:r w:rsidR="00E62357">
          <w:br/>
        </w:r>
      </w:ins>
      <w:ins w:id="586" w:author="Florin Iacob" w:date="2016-06-15T14:12:00Z">
        <w:r w:rsidR="00E62357">
          <w:t xml:space="preserve">We need to </w:t>
        </w:r>
        <w:r w:rsidR="00E62357">
          <w:rPr>
            <w:b/>
            <w:bCs/>
          </w:rPr>
          <w:t xml:space="preserve">“apply” </w:t>
        </w:r>
        <w:r w:rsidR="00E62357">
          <w:t xml:space="preserve">the navigation plan changes in order to save it or to view the mockup. </w:t>
        </w:r>
      </w:ins>
      <w:ins w:id="587" w:author="Florin Iacob" w:date="2016-06-15T14:14:00Z">
        <w:r w:rsidR="00E62357">
          <w:br/>
        </w:r>
      </w:ins>
      <w:ins w:id="588" w:author="Florin Iacob" w:date="2016-06-15T14:13:00Z">
        <w:r w:rsidR="00E62357">
          <w:t xml:space="preserve">The </w:t>
        </w:r>
      </w:ins>
      <w:proofErr w:type="spellStart"/>
      <w:ins w:id="589" w:author="Florin Iacob" w:date="2016-06-15T14:14:00Z">
        <w:r w:rsidR="00E62357">
          <w:t>L</w:t>
        </w:r>
      </w:ins>
      <w:ins w:id="590" w:author="Florin Iacob" w:date="2016-06-15T14:13:00Z">
        <w:r w:rsidR="00E62357">
          <w:t>ayout</w:t>
        </w:r>
      </w:ins>
      <w:ins w:id="591" w:author="Florin Iacob" w:date="2016-06-15T14:14:00Z">
        <w:r w:rsidR="00E62357">
          <w:t>D</w:t>
        </w:r>
      </w:ins>
      <w:ins w:id="592" w:author="Florin Iacob" w:date="2016-06-15T14:13:00Z">
        <w:r w:rsidR="00E62357">
          <w:t>esigner</w:t>
        </w:r>
        <w:proofErr w:type="spellEnd"/>
        <w:r w:rsidR="00E62357">
          <w:t xml:space="preserve"> will use the </w:t>
        </w:r>
        <w:proofErr w:type="spellStart"/>
        <w:r w:rsidR="00E62357">
          <w:t>NavigationPlan</w:t>
        </w:r>
      </w:ins>
      <w:ins w:id="593" w:author="Florin Iacob" w:date="2016-06-15T14:16:00Z">
        <w:r w:rsidR="00E62357">
          <w:t>G</w:t>
        </w:r>
      </w:ins>
      <w:ins w:id="594" w:author="Florin Iacob" w:date="2016-06-15T14:13:00Z">
        <w:r w:rsidR="00E62357">
          <w:t>ateway</w:t>
        </w:r>
        <w:proofErr w:type="spellEnd"/>
        <w:r w:rsidR="00E62357">
          <w:t xml:space="preserve"> </w:t>
        </w:r>
      </w:ins>
      <w:del w:id="595" w:author="Florin Iacob" w:date="2016-06-14T11:20:00Z">
        <w:r w:rsidR="00733B5D" w:rsidRPr="001852E0" w:rsidDel="00820700">
          <w:delText>1000x715px.</w:delText>
        </w:r>
      </w:del>
    </w:p>
    <w:p w14:paraId="0473C910" w14:textId="4FB8FC07" w:rsidR="001852E0" w:rsidRPr="001852E0" w:rsidDel="00820700" w:rsidRDefault="001852E0">
      <w:pPr>
        <w:pStyle w:val="111Title"/>
        <w:numPr>
          <w:ilvl w:val="0"/>
          <w:numId w:val="0"/>
        </w:numPr>
        <w:rPr>
          <w:del w:id="596" w:author="Florin Iacob" w:date="2016-06-14T11:20:00Z"/>
        </w:rPr>
      </w:pPr>
    </w:p>
    <w:p w14:paraId="0838C935" w14:textId="2E2E446C" w:rsidR="00733B5D" w:rsidDel="00820700" w:rsidRDefault="004F58E2">
      <w:pPr>
        <w:pStyle w:val="111Title"/>
        <w:numPr>
          <w:ilvl w:val="0"/>
          <w:numId w:val="0"/>
        </w:numPr>
        <w:rPr>
          <w:del w:id="597" w:author="Florin Iacob" w:date="2016-06-14T11:20:00Z"/>
        </w:rPr>
        <w:pPrChange w:id="598" w:author="Florin Iacob" w:date="2016-06-15T14:13:00Z">
          <w:pPr>
            <w:pStyle w:val="11Title"/>
          </w:pPr>
        </w:pPrChange>
      </w:pPr>
      <w:del w:id="599" w:author="Florin Iacob" w:date="2016-06-14T11:20:00Z">
        <w:r w:rsidDel="00820700">
          <w:delText>Header</w:delText>
        </w:r>
      </w:del>
    </w:p>
    <w:p w14:paraId="4BB988A4" w14:textId="7F849C00" w:rsidR="004F58E2" w:rsidDel="00820700" w:rsidRDefault="004F58E2">
      <w:pPr>
        <w:pStyle w:val="111Title"/>
        <w:numPr>
          <w:ilvl w:val="0"/>
          <w:numId w:val="0"/>
        </w:numPr>
        <w:rPr>
          <w:del w:id="600" w:author="Florin Iacob" w:date="2016-06-14T11:20:00Z"/>
        </w:rPr>
        <w:pPrChange w:id="601" w:author="Florin Iacob" w:date="2016-06-15T14:13:00Z">
          <w:pPr>
            <w:pStyle w:val="111Title"/>
          </w:pPr>
        </w:pPrChange>
      </w:pPr>
      <w:del w:id="602" w:author="Florin Iacob" w:date="2016-06-14T11:20:00Z">
        <w:r w:rsidDel="00820700">
          <w:delText>Cat icon on the upper left corner.</w:delText>
        </w:r>
      </w:del>
    </w:p>
    <w:p w14:paraId="427510D8" w14:textId="16B0013C" w:rsidR="00733B5D" w:rsidDel="00820700" w:rsidRDefault="00733B5D">
      <w:pPr>
        <w:pStyle w:val="111Title"/>
        <w:numPr>
          <w:ilvl w:val="0"/>
          <w:numId w:val="0"/>
        </w:numPr>
        <w:rPr>
          <w:del w:id="603" w:author="Florin Iacob" w:date="2016-06-14T11:20:00Z"/>
        </w:rPr>
        <w:pPrChange w:id="604" w:author="Florin Iacob" w:date="2016-06-15T14:13:00Z">
          <w:pPr>
            <w:pStyle w:val="111Title"/>
          </w:pPr>
        </w:pPrChange>
      </w:pPr>
      <w:del w:id="605" w:author="Florin Iacob" w:date="2016-06-14T11:20:00Z">
        <w:r w:rsidDel="00820700">
          <w:delText xml:space="preserve">Main title: </w:delText>
        </w:r>
        <w:r w:rsidR="00A653BA" w:rsidDel="00820700">
          <w:delText>“</w:delText>
        </w:r>
        <w:r w:rsidDel="00820700">
          <w:delText xml:space="preserve">Layout </w:delText>
        </w:r>
        <w:r w:rsidR="00A653BA" w:rsidDel="00820700">
          <w:delText>(HA)</w:delText>
        </w:r>
        <w:r w:rsidDel="00820700">
          <w:delText>Tool</w:delText>
        </w:r>
        <w:r w:rsidR="00A653BA" w:rsidDel="00820700">
          <w:delText>”</w:delText>
        </w:r>
        <w:r w:rsidDel="00820700">
          <w:delText>.</w:delText>
        </w:r>
      </w:del>
    </w:p>
    <w:p w14:paraId="47D0AA7E" w14:textId="6F1FFF70" w:rsidR="00733B5D" w:rsidDel="00820700" w:rsidRDefault="00733B5D">
      <w:pPr>
        <w:pStyle w:val="111Title"/>
        <w:numPr>
          <w:ilvl w:val="0"/>
          <w:numId w:val="0"/>
        </w:numPr>
        <w:rPr>
          <w:del w:id="606" w:author="Florin Iacob" w:date="2016-06-14T11:20:00Z"/>
        </w:rPr>
        <w:pPrChange w:id="607" w:author="Florin Iacob" w:date="2016-06-15T14:13:00Z">
          <w:pPr>
            <w:pStyle w:val="111Title"/>
          </w:pPr>
        </w:pPrChange>
      </w:pPr>
      <w:del w:id="608" w:author="Florin Iacob" w:date="2016-06-14T11:20:00Z">
        <w:r w:rsidDel="00820700">
          <w:delText xml:space="preserve">Secondary title: </w:delText>
        </w:r>
        <w:r w:rsidR="00A653BA" w:rsidDel="00820700">
          <w:delText>“</w:delText>
        </w:r>
        <w:r w:rsidDel="00820700">
          <w:delText>Casino &amp; Games</w:delText>
        </w:r>
        <w:r w:rsidR="00A653BA" w:rsidDel="00820700">
          <w:delText>”</w:delText>
        </w:r>
        <w:r w:rsidDel="00820700">
          <w:delText>.</w:delText>
        </w:r>
      </w:del>
    </w:p>
    <w:p w14:paraId="3658B1F5" w14:textId="5CCA3088" w:rsidR="004F58E2" w:rsidDel="00820700" w:rsidRDefault="004F58E2">
      <w:pPr>
        <w:pStyle w:val="111Title"/>
        <w:numPr>
          <w:ilvl w:val="0"/>
          <w:numId w:val="0"/>
        </w:numPr>
        <w:rPr>
          <w:del w:id="609" w:author="Florin Iacob" w:date="2016-06-14T11:20:00Z"/>
        </w:rPr>
        <w:pPrChange w:id="610" w:author="Florin Iacob" w:date="2016-06-15T14:13:00Z">
          <w:pPr>
            <w:pStyle w:val="111Title"/>
          </w:pPr>
        </w:pPrChange>
      </w:pPr>
      <w:del w:id="611" w:author="Florin Iacob" w:date="2016-06-14T11:20:00Z">
        <w:r w:rsidDel="00820700">
          <w:delText xml:space="preserve">Dropdown menu to choose </w:delText>
        </w:r>
        <w:r w:rsidRPr="000E7723" w:rsidDel="00820700">
          <w:rPr>
            <w:b/>
            <w:bCs/>
            <w:rPrChange w:id="612" w:author="Hila Zimmerman" w:date="2016-05-23T14:54:00Z">
              <w:rPr/>
            </w:rPrChange>
          </w:rPr>
          <w:delText>sub-brand</w:delText>
        </w:r>
        <w:r w:rsidDel="00820700">
          <w:delText xml:space="preserve"> – should automatically contain all possible casino sub-brands.</w:delText>
        </w:r>
      </w:del>
    </w:p>
    <w:p w14:paraId="0C39BD1F" w14:textId="7F80E43C" w:rsidR="000E7723" w:rsidDel="00820700" w:rsidRDefault="004F58E2">
      <w:pPr>
        <w:pStyle w:val="111Title"/>
        <w:numPr>
          <w:ilvl w:val="0"/>
          <w:numId w:val="0"/>
        </w:numPr>
        <w:rPr>
          <w:ins w:id="613" w:author="Hila Zimmerman" w:date="2016-05-23T14:54:00Z"/>
          <w:del w:id="614" w:author="Florin Iacob" w:date="2016-06-14T11:20:00Z"/>
        </w:rPr>
        <w:pPrChange w:id="615" w:author="Florin Iacob" w:date="2016-06-15T14:13:00Z">
          <w:pPr>
            <w:pStyle w:val="1111Title"/>
          </w:pPr>
        </w:pPrChange>
      </w:pPr>
      <w:del w:id="616" w:author="Florin Iacob" w:date="2016-06-14T11:20:00Z">
        <w:r w:rsidDel="00820700">
          <w:delText>As soon as the sub-brand was chosen,</w:delText>
        </w:r>
      </w:del>
      <w:ins w:id="617" w:author="Hila Zimmerman" w:date="2016-05-23T14:54:00Z">
        <w:del w:id="618" w:author="Florin Iacob" w:date="2016-06-14T11:20:00Z">
          <w:r w:rsidR="000E7723" w:rsidDel="00820700">
            <w:delText xml:space="preserve"> the </w:delText>
          </w:r>
          <w:r w:rsidR="000E7723" w:rsidRPr="000E7723" w:rsidDel="00820700">
            <w:rPr>
              <w:b/>
              <w:bCs/>
              <w:rPrChange w:id="619" w:author="Hila Zimmerman" w:date="2016-05-23T14:54:00Z">
                <w:rPr/>
              </w:rPrChange>
            </w:rPr>
            <w:delText>skins</w:delText>
          </w:r>
          <w:r w:rsidR="000E7723" w:rsidDel="00820700">
            <w:delText xml:space="preserve"> dropdown menu would be enabled (disabled by default) – should automatically contain all possible skins that are relevant for the previously chosen casino brand.</w:delText>
          </w:r>
        </w:del>
      </w:ins>
      <w:del w:id="620" w:author="Florin Iacob" w:date="2016-06-14T11:20:00Z">
        <w:r w:rsidDel="00820700">
          <w:delText xml:space="preserve"> </w:delText>
        </w:r>
      </w:del>
    </w:p>
    <w:p w14:paraId="03AFD980" w14:textId="7A87F529" w:rsidR="004F58E2" w:rsidDel="00820700" w:rsidRDefault="000E7723">
      <w:pPr>
        <w:pStyle w:val="111Title"/>
        <w:numPr>
          <w:ilvl w:val="0"/>
          <w:numId w:val="0"/>
        </w:numPr>
        <w:rPr>
          <w:del w:id="621" w:author="Florin Iacob" w:date="2016-06-14T11:20:00Z"/>
        </w:rPr>
        <w:pPrChange w:id="622" w:author="Florin Iacob" w:date="2016-06-15T14:13:00Z">
          <w:pPr>
            <w:pStyle w:val="1111Title"/>
          </w:pPr>
        </w:pPrChange>
      </w:pPr>
      <w:ins w:id="623" w:author="Hila Zimmerman" w:date="2016-05-23T14:55:00Z">
        <w:del w:id="624" w:author="Florin Iacob" w:date="2016-06-14T11:20:00Z">
          <w:r w:rsidDel="00820700">
            <w:delText xml:space="preserve">As soon as the Skin was chosen, </w:delText>
          </w:r>
        </w:del>
      </w:ins>
      <w:del w:id="625" w:author="Florin Iacob" w:date="2016-06-14T11:20:00Z">
        <w:r w:rsidR="00A653BA" w:rsidDel="00820700">
          <w:delText>the “GO” button will be enabled</w:delText>
        </w:r>
        <w:r w:rsidR="004F58E2" w:rsidDel="00820700">
          <w:delText xml:space="preserve">. Clicking it will open up the </w:delText>
        </w:r>
        <w:r w:rsidR="00A653BA" w:rsidDel="00820700">
          <w:delText>Main</w:delText>
        </w:r>
        <w:r w:rsidR="004F58E2" w:rsidDel="00820700">
          <w:delText xml:space="preserve"> part of the tool, loading the current layout found in that sub-brand</w:delText>
        </w:r>
      </w:del>
      <w:ins w:id="626" w:author="Hila Zimmerman" w:date="2016-05-23T14:55:00Z">
        <w:del w:id="627" w:author="Florin Iacob" w:date="2016-06-14T11:20:00Z">
          <w:r w:rsidDel="00820700">
            <w:delText>+skin combination</w:delText>
          </w:r>
        </w:del>
      </w:ins>
      <w:del w:id="628" w:author="Florin Iacob" w:date="2016-06-14T11:20:00Z">
        <w:r w:rsidR="004F58E2" w:rsidDel="00820700">
          <w:delText xml:space="preserve"> in production.</w:delText>
        </w:r>
      </w:del>
    </w:p>
    <w:p w14:paraId="11D4CAD2" w14:textId="01477E6A" w:rsidR="00A653BA" w:rsidDel="00820700" w:rsidRDefault="00A653BA">
      <w:pPr>
        <w:pStyle w:val="111Title"/>
        <w:numPr>
          <w:ilvl w:val="0"/>
          <w:numId w:val="0"/>
        </w:numPr>
        <w:rPr>
          <w:del w:id="629" w:author="Florin Iacob" w:date="2016-06-14T11:20:00Z"/>
        </w:rPr>
        <w:pPrChange w:id="630" w:author="Florin Iacob" w:date="2016-06-15T14:13:00Z">
          <w:pPr>
            <w:pStyle w:val="111Title"/>
          </w:pPr>
        </w:pPrChange>
      </w:pPr>
      <w:del w:id="631" w:author="Florin Iacob" w:date="2016-06-14T11:20:00Z">
        <w:r w:rsidDel="00820700">
          <w:delText>GO button – disabled by default, enabled when the use</w:delText>
        </w:r>
      </w:del>
      <w:ins w:id="632" w:author="Hila Zimmerman" w:date="2016-05-23T14:55:00Z">
        <w:del w:id="633" w:author="Florin Iacob" w:date="2016-06-14T11:20:00Z">
          <w:r w:rsidR="000E7723" w:rsidDel="00820700">
            <w:delText>r</w:delText>
          </w:r>
        </w:del>
      </w:ins>
      <w:del w:id="634" w:author="Florin Iacob" w:date="2016-06-14T11:20:00Z">
        <w:r w:rsidDel="00820700">
          <w:delText xml:space="preserve"> chose a value in the sub-brand</w:delText>
        </w:r>
      </w:del>
      <w:ins w:id="635" w:author="Hila Zimmerman" w:date="2016-05-23T14:55:00Z">
        <w:del w:id="636" w:author="Florin Iacob" w:date="2016-06-14T11:20:00Z">
          <w:r w:rsidR="000E7723" w:rsidDel="00820700">
            <w:delText>both the brand and the skin</w:delText>
          </w:r>
        </w:del>
      </w:ins>
      <w:del w:id="637" w:author="Florin Iacob" w:date="2016-06-14T11:20:00Z">
        <w:r w:rsidDel="00820700">
          <w:delText xml:space="preserve"> drop down menu</w:delText>
        </w:r>
      </w:del>
      <w:ins w:id="638" w:author="Hila Zimmerman" w:date="2016-05-23T14:55:00Z">
        <w:del w:id="639" w:author="Florin Iacob" w:date="2016-06-14T11:20:00Z">
          <w:r w:rsidR="000E7723" w:rsidDel="00820700">
            <w:delText>s</w:delText>
          </w:r>
        </w:del>
      </w:ins>
      <w:del w:id="640" w:author="Florin Iacob" w:date="2016-06-14T11:20:00Z">
        <w:r w:rsidDel="00820700">
          <w:delText>.</w:delText>
        </w:r>
      </w:del>
    </w:p>
    <w:p w14:paraId="1739A220" w14:textId="7D9B6710" w:rsidR="00A653BA" w:rsidDel="00820700" w:rsidRDefault="00A653BA">
      <w:pPr>
        <w:pStyle w:val="111Title"/>
        <w:numPr>
          <w:ilvl w:val="0"/>
          <w:numId w:val="0"/>
        </w:numPr>
        <w:rPr>
          <w:del w:id="641" w:author="Florin Iacob" w:date="2016-06-14T11:20:00Z"/>
        </w:rPr>
        <w:pPrChange w:id="642" w:author="Florin Iacob" w:date="2016-06-15T14:13:00Z">
          <w:pPr>
            <w:pStyle w:val="111Title"/>
          </w:pPr>
        </w:pPrChange>
      </w:pPr>
      <w:del w:id="643" w:author="Florin Iacob" w:date="2016-06-14T11:20:00Z">
        <w:r w:rsidDel="00820700">
          <w:delText>Browse icon – allowing the user to manually load a layout file to the tool.</w:delText>
        </w:r>
      </w:del>
    </w:p>
    <w:p w14:paraId="0C37C0A5" w14:textId="01A51757" w:rsidR="004F58E2" w:rsidDel="00820700" w:rsidRDefault="004F58E2">
      <w:pPr>
        <w:pStyle w:val="111Title"/>
        <w:numPr>
          <w:ilvl w:val="0"/>
          <w:numId w:val="0"/>
        </w:numPr>
        <w:rPr>
          <w:del w:id="644" w:author="Florin Iacob" w:date="2016-06-14T11:20:00Z"/>
        </w:rPr>
        <w:pPrChange w:id="645" w:author="Florin Iacob" w:date="2016-06-15T14:13:00Z">
          <w:pPr>
            <w:pStyle w:val="111Title"/>
          </w:pPr>
        </w:pPrChange>
      </w:pPr>
      <w:del w:id="646" w:author="Florin Iacob" w:date="2016-06-14T11:20:00Z">
        <w:r w:rsidDel="00820700">
          <w:delText>X button to close the tool</w:delText>
        </w:r>
        <w:r w:rsidR="008C135B" w:rsidDel="00820700">
          <w:delText xml:space="preserve"> (without saving)</w:delText>
        </w:r>
        <w:r w:rsidDel="00820700">
          <w:delText>.</w:delText>
        </w:r>
      </w:del>
    </w:p>
    <w:p w14:paraId="68F513A5" w14:textId="357D2352" w:rsidR="001852E0" w:rsidDel="00820700" w:rsidRDefault="001852E0">
      <w:pPr>
        <w:pStyle w:val="111Title"/>
        <w:numPr>
          <w:ilvl w:val="0"/>
          <w:numId w:val="0"/>
        </w:numPr>
        <w:rPr>
          <w:del w:id="647" w:author="Florin Iacob" w:date="2016-06-14T11:20:00Z"/>
        </w:rPr>
      </w:pPr>
    </w:p>
    <w:p w14:paraId="46E0BA52" w14:textId="622CE6A3" w:rsidR="004F58E2" w:rsidDel="00820700" w:rsidRDefault="004F58E2">
      <w:pPr>
        <w:pStyle w:val="111Title"/>
        <w:numPr>
          <w:ilvl w:val="0"/>
          <w:numId w:val="0"/>
        </w:numPr>
        <w:rPr>
          <w:del w:id="648" w:author="Florin Iacob" w:date="2016-06-14T11:20:00Z"/>
        </w:rPr>
        <w:pPrChange w:id="649" w:author="Florin Iacob" w:date="2016-06-15T14:13:00Z">
          <w:pPr>
            <w:pStyle w:val="11Title"/>
          </w:pPr>
        </w:pPrChange>
      </w:pPr>
      <w:del w:id="650" w:author="Florin Iacob" w:date="2016-06-14T11:20:00Z">
        <w:r w:rsidDel="00820700">
          <w:delText xml:space="preserve">Main </w:delText>
        </w:r>
        <w:r w:rsidR="001852E0" w:rsidDel="00820700">
          <w:delText>Content</w:delText>
        </w:r>
      </w:del>
    </w:p>
    <w:p w14:paraId="488D16E4" w14:textId="4C7188D4" w:rsidR="00733B5D" w:rsidDel="00820700" w:rsidRDefault="00733B5D">
      <w:pPr>
        <w:pStyle w:val="111Title"/>
        <w:numPr>
          <w:ilvl w:val="0"/>
          <w:numId w:val="0"/>
        </w:numPr>
        <w:rPr>
          <w:del w:id="651" w:author="Florin Iacob" w:date="2016-06-14T11:20:00Z"/>
        </w:rPr>
        <w:pPrChange w:id="652" w:author="Florin Iacob" w:date="2016-06-15T14:13:00Z">
          <w:pPr>
            <w:pStyle w:val="111Title"/>
          </w:pPr>
        </w:pPrChange>
      </w:pPr>
      <w:del w:id="653" w:author="Florin Iacob" w:date="2016-06-14T11:20:00Z">
        <w:r w:rsidDel="00820700">
          <w:delText>Content frame below the header, sized 950x590px.</w:delText>
        </w:r>
      </w:del>
    </w:p>
    <w:p w14:paraId="27BA6620" w14:textId="3A9B07C1" w:rsidR="004F58E2" w:rsidDel="00820700" w:rsidRDefault="004F58E2">
      <w:pPr>
        <w:pStyle w:val="111Title"/>
        <w:numPr>
          <w:ilvl w:val="0"/>
          <w:numId w:val="0"/>
        </w:numPr>
        <w:rPr>
          <w:del w:id="654" w:author="Florin Iacob" w:date="2016-06-14T11:20:00Z"/>
        </w:rPr>
        <w:pPrChange w:id="655" w:author="Florin Iacob" w:date="2016-06-15T14:13:00Z">
          <w:pPr>
            <w:pStyle w:val="111Title"/>
          </w:pPr>
        </w:pPrChange>
      </w:pPr>
      <w:del w:id="656" w:author="Florin Iacob" w:date="2016-06-14T11:20:00Z">
        <w:r w:rsidDel="00820700">
          <w:delText>Page title (changing on user selection).</w:delText>
        </w:r>
      </w:del>
    </w:p>
    <w:p w14:paraId="740777EE" w14:textId="68854FAD" w:rsidR="004F58E2" w:rsidDel="00820700" w:rsidRDefault="004F58E2">
      <w:pPr>
        <w:pStyle w:val="111Title"/>
        <w:numPr>
          <w:ilvl w:val="0"/>
          <w:numId w:val="0"/>
        </w:numPr>
        <w:rPr>
          <w:del w:id="657" w:author="Florin Iacob" w:date="2016-06-14T11:20:00Z"/>
        </w:rPr>
        <w:pPrChange w:id="658" w:author="Florin Iacob" w:date="2016-06-15T14:13:00Z">
          <w:pPr>
            <w:pStyle w:val="111Title"/>
          </w:pPr>
        </w:pPrChange>
      </w:pPr>
      <w:del w:id="659" w:author="Florin Iacob" w:date="2016-06-14T11:20:00Z">
        <w:r w:rsidDel="00820700">
          <w:delText>Main content (changes according to page).</w:delText>
        </w:r>
      </w:del>
    </w:p>
    <w:p w14:paraId="1CFFA0EC" w14:textId="5D4E9482" w:rsidR="001852E0" w:rsidDel="00820700" w:rsidRDefault="001852E0">
      <w:pPr>
        <w:pStyle w:val="111Title"/>
        <w:numPr>
          <w:ilvl w:val="0"/>
          <w:numId w:val="0"/>
        </w:numPr>
        <w:rPr>
          <w:del w:id="660" w:author="Florin Iacob" w:date="2016-06-14T11:20:00Z"/>
        </w:rPr>
      </w:pPr>
    </w:p>
    <w:p w14:paraId="5D90E1D7" w14:textId="79111CEA" w:rsidR="004F58E2" w:rsidDel="00820700" w:rsidRDefault="000E7723">
      <w:pPr>
        <w:pStyle w:val="111Title"/>
        <w:numPr>
          <w:ilvl w:val="0"/>
          <w:numId w:val="0"/>
        </w:numPr>
        <w:rPr>
          <w:del w:id="661" w:author="Florin Iacob" w:date="2016-06-14T11:20:00Z"/>
        </w:rPr>
        <w:pPrChange w:id="662" w:author="Florin Iacob" w:date="2016-06-15T14:13:00Z">
          <w:pPr>
            <w:pStyle w:val="11Title"/>
          </w:pPr>
        </w:pPrChange>
      </w:pPr>
      <w:del w:id="663" w:author="Florin Iacob" w:date="2016-06-14T11:20:00Z">
        <w:r w:rsidDel="00820700">
          <w:delText>Navigation Bar (Footer)</w:delText>
        </w:r>
      </w:del>
    </w:p>
    <w:p w14:paraId="32B7BFBA" w14:textId="3A6CB7A0" w:rsidR="004F58E2" w:rsidDel="00820700" w:rsidRDefault="004F58E2">
      <w:pPr>
        <w:pStyle w:val="111Title"/>
        <w:numPr>
          <w:ilvl w:val="0"/>
          <w:numId w:val="0"/>
        </w:numPr>
        <w:rPr>
          <w:del w:id="664" w:author="Florin Iacob" w:date="2016-06-14T11:20:00Z"/>
        </w:rPr>
        <w:pPrChange w:id="665" w:author="Florin Iacob" w:date="2016-06-15T14:13:00Z">
          <w:pPr>
            <w:pStyle w:val="111Title"/>
          </w:pPr>
        </w:pPrChange>
      </w:pPr>
      <w:del w:id="666" w:author="Florin Iacob" w:date="2016-06-14T11:20:00Z">
        <w:r w:rsidDel="00820700">
          <w:delText>Page indicators</w:delText>
        </w:r>
        <w:r w:rsidR="001852E0" w:rsidDel="00820700">
          <w:delText xml:space="preserve"> (the 3 small circles indicating in which stage the user is in).</w:delText>
        </w:r>
      </w:del>
    </w:p>
    <w:p w14:paraId="4AC16BCC" w14:textId="77CD3C87" w:rsidR="004F58E2" w:rsidDel="00820700" w:rsidRDefault="004F58E2">
      <w:pPr>
        <w:pStyle w:val="111Title"/>
        <w:numPr>
          <w:ilvl w:val="0"/>
          <w:numId w:val="0"/>
        </w:numPr>
        <w:rPr>
          <w:del w:id="667" w:author="Florin Iacob" w:date="2016-06-14T11:20:00Z"/>
        </w:rPr>
        <w:pPrChange w:id="668" w:author="Florin Iacob" w:date="2016-06-15T14:13:00Z">
          <w:pPr>
            <w:pStyle w:val="111Title"/>
          </w:pPr>
        </w:pPrChange>
      </w:pPr>
      <w:del w:id="669" w:author="Florin Iacob" w:date="2016-06-14T11:20:00Z">
        <w:r w:rsidDel="00820700">
          <w:delText>Next / Previous buttons.</w:delText>
        </w:r>
      </w:del>
    </w:p>
    <w:p w14:paraId="3D39AF05" w14:textId="1120AC8C" w:rsidR="004F58E2" w:rsidDel="00820700" w:rsidRDefault="004F58E2">
      <w:pPr>
        <w:pStyle w:val="111Title"/>
        <w:numPr>
          <w:ilvl w:val="0"/>
          <w:numId w:val="0"/>
        </w:numPr>
        <w:rPr>
          <w:del w:id="670" w:author="Florin Iacob" w:date="2016-06-14T11:20:00Z"/>
        </w:rPr>
        <w:pPrChange w:id="671" w:author="Florin Iacob" w:date="2016-06-15T14:13:00Z">
          <w:pPr>
            <w:pStyle w:val="111Title"/>
          </w:pPr>
        </w:pPrChange>
      </w:pPr>
      <w:del w:id="672" w:author="Florin Iacob" w:date="2016-06-14T11:20:00Z">
        <w:r w:rsidDel="00820700">
          <w:delText>Other controls that change, according to</w:delText>
        </w:r>
        <w:r w:rsidR="001852E0" w:rsidDel="00820700">
          <w:delText xml:space="preserve"> the</w:delText>
        </w:r>
        <w:r w:rsidDel="00820700">
          <w:delText xml:space="preserve"> current page content.</w:delText>
        </w:r>
      </w:del>
    </w:p>
    <w:p w14:paraId="57C8141C" w14:textId="2D883294" w:rsidR="00733B5D" w:rsidDel="00820700" w:rsidRDefault="00733B5D">
      <w:pPr>
        <w:pStyle w:val="111Title"/>
        <w:numPr>
          <w:ilvl w:val="0"/>
          <w:numId w:val="0"/>
        </w:numPr>
        <w:rPr>
          <w:del w:id="673" w:author="Florin Iacob" w:date="2016-06-14T11:20:00Z"/>
        </w:rPr>
        <w:pPrChange w:id="674" w:author="Florin Iacob" w:date="2016-06-15T14:13:00Z">
          <w:pPr>
            <w:pStyle w:val="1111Title"/>
            <w:numPr>
              <w:ilvl w:val="0"/>
              <w:numId w:val="0"/>
            </w:numPr>
            <w:ind w:left="0" w:firstLine="0"/>
          </w:pPr>
        </w:pPrChange>
      </w:pPr>
    </w:p>
    <w:p w14:paraId="31B85721" w14:textId="5D0928B0" w:rsidR="00733B5D" w:rsidDel="00820700" w:rsidRDefault="00733B5D">
      <w:pPr>
        <w:pStyle w:val="111Title"/>
        <w:numPr>
          <w:ilvl w:val="0"/>
          <w:numId w:val="0"/>
        </w:numPr>
        <w:rPr>
          <w:del w:id="675" w:author="Florin Iacob" w:date="2016-06-14T11:20:00Z"/>
        </w:rPr>
        <w:pPrChange w:id="676" w:author="Florin Iacob" w:date="2016-06-15T14:13:00Z">
          <w:pPr>
            <w:pStyle w:val="1111Title"/>
            <w:numPr>
              <w:ilvl w:val="0"/>
              <w:numId w:val="0"/>
            </w:numPr>
            <w:ind w:left="0" w:firstLine="0"/>
          </w:pPr>
        </w:pPrChange>
      </w:pPr>
    </w:p>
    <w:p w14:paraId="0545D665" w14:textId="7295B595" w:rsidR="001852E0" w:rsidDel="00820700" w:rsidRDefault="001852E0">
      <w:pPr>
        <w:pStyle w:val="111Title"/>
        <w:numPr>
          <w:ilvl w:val="0"/>
          <w:numId w:val="0"/>
        </w:numPr>
        <w:rPr>
          <w:del w:id="677" w:author="Florin Iacob" w:date="2016-06-14T11:20:00Z"/>
          <w:caps/>
          <w:color w:val="2E74B5" w:themeColor="accent1" w:themeShade="BF"/>
          <w:sz w:val="32"/>
          <w:szCs w:val="28"/>
        </w:rPr>
        <w:pPrChange w:id="678" w:author="Florin Iacob" w:date="2016-06-15T14:13:00Z">
          <w:pPr/>
        </w:pPrChange>
      </w:pPr>
      <w:del w:id="679" w:author="Florin Iacob" w:date="2016-06-14T11:20:00Z">
        <w:r w:rsidDel="00820700">
          <w:br w:type="page"/>
        </w:r>
      </w:del>
    </w:p>
    <w:p w14:paraId="6C268AB8" w14:textId="7464037F" w:rsidR="00274304" w:rsidDel="00820700" w:rsidRDefault="00274304">
      <w:pPr>
        <w:pStyle w:val="111Title"/>
        <w:numPr>
          <w:ilvl w:val="0"/>
          <w:numId w:val="0"/>
        </w:numPr>
        <w:rPr>
          <w:del w:id="680" w:author="Florin Iacob" w:date="2016-06-14T11:20:00Z"/>
        </w:rPr>
        <w:pPrChange w:id="681" w:author="Florin Iacob" w:date="2016-06-15T14:13:00Z">
          <w:pPr>
            <w:pStyle w:val="1Title"/>
          </w:pPr>
        </w:pPrChange>
      </w:pPr>
      <w:del w:id="682" w:author="Florin Iacob" w:date="2016-06-14T11:20:00Z">
        <w:r w:rsidDel="00820700">
          <w:delText>Arenas</w:delText>
        </w:r>
      </w:del>
    </w:p>
    <w:p w14:paraId="44246E4F" w14:textId="0DD3A337" w:rsidR="004F58E2" w:rsidDel="00820700" w:rsidRDefault="002C4D31">
      <w:pPr>
        <w:pStyle w:val="111Title"/>
        <w:numPr>
          <w:ilvl w:val="0"/>
          <w:numId w:val="0"/>
        </w:numPr>
        <w:rPr>
          <w:del w:id="683" w:author="Florin Iacob" w:date="2016-06-14T11:20:00Z"/>
        </w:rPr>
        <w:pPrChange w:id="684" w:author="Florin Iacob" w:date="2016-06-15T14:13:00Z">
          <w:pPr>
            <w:pStyle w:val="NONNumbering"/>
          </w:pPr>
        </w:pPrChange>
      </w:pPr>
      <w:del w:id="685" w:author="Florin Iacob" w:date="2016-06-14T11:20:00Z">
        <w:r w:rsidDel="00820700">
          <w:rPr>
            <w:noProof/>
          </w:rPr>
          <w:drawing>
            <wp:inline distT="0" distB="0" distL="0" distR="0" wp14:anchorId="0B8A92EE" wp14:editId="29DC2D14">
              <wp:extent cx="5383987" cy="3864110"/>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716" cy="3866787"/>
                      </a:xfrm>
                      <a:prstGeom prst="rect">
                        <a:avLst/>
                      </a:prstGeom>
                    </pic:spPr>
                  </pic:pic>
                </a:graphicData>
              </a:graphic>
            </wp:inline>
          </w:drawing>
        </w:r>
      </w:del>
    </w:p>
    <w:p w14:paraId="4F7392FB" w14:textId="3BE73272" w:rsidR="004F2D91" w:rsidDel="00820700" w:rsidRDefault="00B014FF">
      <w:pPr>
        <w:pStyle w:val="111Title"/>
        <w:numPr>
          <w:ilvl w:val="0"/>
          <w:numId w:val="0"/>
        </w:numPr>
        <w:rPr>
          <w:del w:id="686" w:author="Florin Iacob" w:date="2016-06-14T11:20:00Z"/>
        </w:rPr>
        <w:pPrChange w:id="687" w:author="Florin Iacob" w:date="2016-06-15T14:13:00Z">
          <w:pPr>
            <w:pStyle w:val="11Title"/>
          </w:pPr>
        </w:pPrChange>
      </w:pPr>
      <w:del w:id="688" w:author="Florin Iacob" w:date="2016-06-14T11:20:00Z">
        <w:r w:rsidDel="00820700">
          <w:delText>Main section</w:delText>
        </w:r>
      </w:del>
    </w:p>
    <w:p w14:paraId="4906DB93" w14:textId="7CDE3B73" w:rsidR="00B014FF" w:rsidDel="00820700" w:rsidRDefault="001852E0">
      <w:pPr>
        <w:pStyle w:val="111Title"/>
        <w:numPr>
          <w:ilvl w:val="0"/>
          <w:numId w:val="0"/>
        </w:numPr>
        <w:rPr>
          <w:del w:id="689" w:author="Florin Iacob" w:date="2016-06-14T11:20:00Z"/>
        </w:rPr>
        <w:pPrChange w:id="690" w:author="Florin Iacob" w:date="2016-06-15T14:13:00Z">
          <w:pPr>
            <w:pStyle w:val="111Title"/>
          </w:pPr>
        </w:pPrChange>
      </w:pPr>
      <w:del w:id="691" w:author="Florin Iacob" w:date="2016-06-14T11:20:00Z">
        <w:r w:rsidDel="00820700">
          <w:delText>Arenas:</w:delText>
        </w:r>
      </w:del>
    </w:p>
    <w:p w14:paraId="6D45E1A7" w14:textId="2C5EE723" w:rsidR="003E21A7" w:rsidDel="00820700" w:rsidRDefault="003E21A7">
      <w:pPr>
        <w:pStyle w:val="111Title"/>
        <w:numPr>
          <w:ilvl w:val="0"/>
          <w:numId w:val="0"/>
        </w:numPr>
        <w:rPr>
          <w:del w:id="692" w:author="Florin Iacob" w:date="2016-06-14T11:20:00Z"/>
        </w:rPr>
        <w:pPrChange w:id="693" w:author="Florin Iacob" w:date="2016-06-15T14:13:00Z">
          <w:pPr>
            <w:pStyle w:val="1111Title"/>
          </w:pPr>
        </w:pPrChange>
      </w:pPr>
      <w:del w:id="694" w:author="Florin Iacob" w:date="2016-06-14T11:20:00Z">
        <w:r w:rsidDel="00820700">
          <w:delText>The amount of available arenas is automatically set according to the chosen sub-brand</w:delText>
        </w:r>
      </w:del>
      <w:ins w:id="695" w:author="Hila Zimmerman" w:date="2016-05-23T14:56:00Z">
        <w:del w:id="696" w:author="Florin Iacob" w:date="2016-06-14T11:20:00Z">
          <w:r w:rsidR="000E7723" w:rsidDel="00820700">
            <w:delText>brand and skin</w:delText>
          </w:r>
        </w:del>
      </w:ins>
      <w:del w:id="697" w:author="Florin Iacob" w:date="2016-06-14T11:20:00Z">
        <w:r w:rsidDel="00820700">
          <w:delText xml:space="preserve"> (i.e., if the chosen sub-brand is</w:delText>
        </w:r>
      </w:del>
      <w:ins w:id="698" w:author="Hila Zimmerman" w:date="2016-05-23T14:56:00Z">
        <w:del w:id="699" w:author="Florin Iacob" w:date="2016-06-14T11:20:00Z">
          <w:r w:rsidR="000E7723" w:rsidDel="00820700">
            <w:delText>skin is</w:delText>
          </w:r>
        </w:del>
      </w:ins>
      <w:del w:id="700" w:author="Florin Iacob" w:date="2016-06-14T11:20:00Z">
        <w:r w:rsidDel="00820700">
          <w:delText xml:space="preserve"> 777, the available arenas amount would be 4 and not 6 as seen in the mockup).</w:delText>
        </w:r>
      </w:del>
    </w:p>
    <w:p w14:paraId="5411D342" w14:textId="332CA239" w:rsidR="00B014FF" w:rsidDel="00820700" w:rsidRDefault="00B014FF">
      <w:pPr>
        <w:pStyle w:val="111Title"/>
        <w:numPr>
          <w:ilvl w:val="0"/>
          <w:numId w:val="0"/>
        </w:numPr>
        <w:rPr>
          <w:del w:id="701" w:author="Florin Iacob" w:date="2016-06-14T11:20:00Z"/>
        </w:rPr>
        <w:pPrChange w:id="702" w:author="Florin Iacob" w:date="2016-06-15T14:13:00Z">
          <w:pPr>
            <w:pStyle w:val="1111Title"/>
          </w:pPr>
        </w:pPrChange>
      </w:pPr>
      <w:del w:id="703" w:author="Florin Iacob" w:date="2016-06-14T11:20:00Z">
        <w:r w:rsidRPr="00B014FF" w:rsidDel="00820700">
          <w:rPr>
            <w:b/>
            <w:bCs/>
          </w:rPr>
          <w:delText>Image</w:delText>
        </w:r>
        <w:r w:rsidDel="00820700">
          <w:delText xml:space="preserve"> – Chang</w:delText>
        </w:r>
        <w:r w:rsidR="001852E0" w:rsidDel="00820700">
          <w:delText>es</w:delText>
        </w:r>
        <w:r w:rsidDel="00820700">
          <w:delText xml:space="preserve"> according to the user’s choice of arena in the drop down below it</w:delText>
        </w:r>
        <w:r w:rsidR="001852E0" w:rsidDel="00820700">
          <w:delText>.</w:delText>
        </w:r>
      </w:del>
    </w:p>
    <w:p w14:paraId="1858DD58" w14:textId="5258316F" w:rsidR="003E3F28" w:rsidDel="00820700" w:rsidRDefault="003E3F28">
      <w:pPr>
        <w:pStyle w:val="111Title"/>
        <w:numPr>
          <w:ilvl w:val="0"/>
          <w:numId w:val="0"/>
        </w:numPr>
        <w:rPr>
          <w:del w:id="704" w:author="Florin Iacob" w:date="2016-06-14T11:20:00Z"/>
        </w:rPr>
        <w:pPrChange w:id="705" w:author="Florin Iacob" w:date="2016-06-15T14:13:00Z">
          <w:pPr>
            <w:pStyle w:val="11111Title"/>
          </w:pPr>
        </w:pPrChange>
      </w:pPr>
      <w:del w:id="706" w:author="Florin Iacob" w:date="2016-06-14T11:20:00Z">
        <w:r w:rsidDel="00820700">
          <w:delText>A click on the image acts like the “next” button in this page, but additionally opens the relevant arena games section. So i.e., if clicked on the “slots” image, the user will get the Games page, with the Slots area open in it.</w:delText>
        </w:r>
      </w:del>
    </w:p>
    <w:p w14:paraId="45472C11" w14:textId="54CF88E3" w:rsidR="00B014FF" w:rsidDel="00820700" w:rsidRDefault="00B014FF">
      <w:pPr>
        <w:pStyle w:val="111Title"/>
        <w:numPr>
          <w:ilvl w:val="0"/>
          <w:numId w:val="0"/>
        </w:numPr>
        <w:rPr>
          <w:del w:id="707" w:author="Florin Iacob" w:date="2016-06-14T11:20:00Z"/>
        </w:rPr>
        <w:pPrChange w:id="708" w:author="Florin Iacob" w:date="2016-06-15T14:13:00Z">
          <w:pPr>
            <w:pStyle w:val="1111Title"/>
          </w:pPr>
        </w:pPrChange>
      </w:pPr>
      <w:del w:id="709" w:author="Florin Iacob" w:date="2016-06-14T11:20:00Z">
        <w:r w:rsidRPr="00B014FF" w:rsidDel="00820700">
          <w:rPr>
            <w:b/>
            <w:bCs/>
          </w:rPr>
          <w:delText>Dropdown list</w:delText>
        </w:r>
        <w:r w:rsidDel="00820700">
          <w:delText xml:space="preserve"> – listing the possible arenas to choose from, from a pre-defined list of options, relevant to that sub-brand</w:delText>
        </w:r>
      </w:del>
      <w:ins w:id="710" w:author="Hila Zimmerman" w:date="2016-05-23T14:56:00Z">
        <w:del w:id="711" w:author="Florin Iacob" w:date="2016-06-14T11:20:00Z">
          <w:r w:rsidR="000E7723" w:rsidDel="00820700">
            <w:delText>skin</w:delText>
          </w:r>
        </w:del>
      </w:ins>
      <w:del w:id="712" w:author="Florin Iacob" w:date="2016-06-14T11:20:00Z">
        <w:r w:rsidDel="00820700">
          <w:delText>.</w:delText>
        </w:r>
      </w:del>
    </w:p>
    <w:p w14:paraId="067E23C1" w14:textId="57D29E97" w:rsidR="00B014FF" w:rsidDel="00820700" w:rsidRDefault="00B014FF">
      <w:pPr>
        <w:pStyle w:val="111Title"/>
        <w:numPr>
          <w:ilvl w:val="0"/>
          <w:numId w:val="0"/>
        </w:numPr>
        <w:rPr>
          <w:del w:id="713" w:author="Florin Iacob" w:date="2016-06-14T11:20:00Z"/>
        </w:rPr>
        <w:pPrChange w:id="714" w:author="Florin Iacob" w:date="2016-06-15T14:13:00Z">
          <w:pPr>
            <w:pStyle w:val="11111Title"/>
          </w:pPr>
        </w:pPrChange>
      </w:pPr>
      <w:del w:id="715" w:author="Florin Iacob" w:date="2016-06-14T11:20:00Z">
        <w:r w:rsidDel="00820700">
          <w:delText>In addition to the pre-define list of options, there will be an option to choose a specific game that will take the arena’s place. Details about this screen in the following section</w:delText>
        </w:r>
        <w:r w:rsidR="003E21A7" w:rsidDel="00820700">
          <w:delText>s</w:delText>
        </w:r>
        <w:r w:rsidDel="00820700">
          <w:delText>.</w:delText>
        </w:r>
      </w:del>
    </w:p>
    <w:p w14:paraId="73410A4B" w14:textId="461AD9CD" w:rsidR="00BE41B4" w:rsidDel="00820700" w:rsidRDefault="00BE41B4">
      <w:pPr>
        <w:pStyle w:val="111Title"/>
        <w:numPr>
          <w:ilvl w:val="0"/>
          <w:numId w:val="0"/>
        </w:numPr>
        <w:rPr>
          <w:del w:id="716" w:author="Florin Iacob" w:date="2016-06-14T11:20:00Z"/>
        </w:rPr>
        <w:pPrChange w:id="717" w:author="Florin Iacob" w:date="2016-06-15T14:13:00Z">
          <w:pPr>
            <w:pStyle w:val="11111Title"/>
          </w:pPr>
        </w:pPrChange>
      </w:pPr>
      <w:del w:id="718" w:author="Florin Iacob" w:date="2016-06-14T11:20:00Z">
        <w:r w:rsidDel="00820700">
          <w:delText>The user can only choose each arena once – so as soon as he chooses one, it is not available to choose from in the other dropdowns. For that, please keep a blank option in each list.</w:delText>
        </w:r>
      </w:del>
    </w:p>
    <w:p w14:paraId="7EBA14A8" w14:textId="0F87DC6D" w:rsidR="002C4D31" w:rsidDel="00820700" w:rsidRDefault="002C4D31">
      <w:pPr>
        <w:pStyle w:val="111Title"/>
        <w:numPr>
          <w:ilvl w:val="0"/>
          <w:numId w:val="0"/>
        </w:numPr>
        <w:rPr>
          <w:del w:id="719" w:author="Florin Iacob" w:date="2016-06-14T11:20:00Z"/>
        </w:rPr>
        <w:pPrChange w:id="720" w:author="Florin Iacob" w:date="2016-06-15T14:13:00Z">
          <w:pPr>
            <w:pStyle w:val="1111Title"/>
          </w:pPr>
        </w:pPrChange>
      </w:pPr>
      <w:del w:id="721" w:author="Florin Iacob" w:date="2016-06-14T11:20:00Z">
        <w:r w:rsidRPr="002C4D31" w:rsidDel="00820700">
          <w:rPr>
            <w:b/>
            <w:bCs/>
          </w:rPr>
          <w:delText>Jackpots display checkbox</w:delText>
        </w:r>
        <w:r w:rsidDel="00820700">
          <w:delText xml:space="preserve"> – used to determine whether the jackpots amounts for that arena will be displayed below it. </w:delText>
        </w:r>
      </w:del>
    </w:p>
    <w:p w14:paraId="686A7427" w14:textId="6A1FF811" w:rsidR="001852E0" w:rsidRPr="003E21A7" w:rsidDel="00820700" w:rsidRDefault="001852E0">
      <w:pPr>
        <w:pStyle w:val="111Title"/>
        <w:numPr>
          <w:ilvl w:val="0"/>
          <w:numId w:val="0"/>
        </w:numPr>
        <w:rPr>
          <w:del w:id="722" w:author="Florin Iacob" w:date="2016-06-14T11:20:00Z"/>
        </w:rPr>
        <w:pPrChange w:id="723" w:author="Florin Iacob" w:date="2016-06-15T14:13:00Z">
          <w:pPr>
            <w:pStyle w:val="111Title"/>
          </w:pPr>
        </w:pPrChange>
      </w:pPr>
      <w:del w:id="724" w:author="Florin Iacob" w:date="2016-06-14T11:20:00Z">
        <w:r w:rsidRPr="003E21A7" w:rsidDel="00820700">
          <w:delText>Lobbies and menus:</w:delText>
        </w:r>
      </w:del>
    </w:p>
    <w:p w14:paraId="57D089E3" w14:textId="46D96515" w:rsidR="001852E0" w:rsidDel="00820700" w:rsidRDefault="003E21A7">
      <w:pPr>
        <w:pStyle w:val="111Title"/>
        <w:numPr>
          <w:ilvl w:val="0"/>
          <w:numId w:val="0"/>
        </w:numPr>
        <w:rPr>
          <w:del w:id="725" w:author="Florin Iacob" w:date="2016-06-14T11:20:00Z"/>
        </w:rPr>
        <w:pPrChange w:id="726" w:author="Florin Iacob" w:date="2016-06-15T14:13:00Z">
          <w:pPr>
            <w:pStyle w:val="1111Title"/>
          </w:pPr>
        </w:pPrChange>
      </w:pPr>
      <w:del w:id="727" w:author="Florin Iacob" w:date="2016-06-14T11:20:00Z">
        <w:r w:rsidDel="00820700">
          <w:delText>Seen on the top right and bottom left as tabs. These represent the games shown in different locations outside the arenas, such as the top games on the bottom left of the NDL.</w:delText>
        </w:r>
      </w:del>
    </w:p>
    <w:p w14:paraId="2ED9339F" w14:textId="1D07AEF9" w:rsidR="003E21A7" w:rsidDel="00820700" w:rsidRDefault="003E21A7">
      <w:pPr>
        <w:pStyle w:val="111Title"/>
        <w:numPr>
          <w:ilvl w:val="0"/>
          <w:numId w:val="0"/>
        </w:numPr>
        <w:rPr>
          <w:del w:id="728" w:author="Florin Iacob" w:date="2016-06-14T11:20:00Z"/>
        </w:rPr>
        <w:pPrChange w:id="729" w:author="Florin Iacob" w:date="2016-06-15T14:13:00Z">
          <w:pPr>
            <w:pStyle w:val="1111Title"/>
          </w:pPr>
        </w:pPrChange>
      </w:pPr>
      <w:del w:id="730" w:author="Florin Iacob" w:date="2016-06-14T11:20:00Z">
        <w:r w:rsidDel="00820700">
          <w:delText>Each section has its tab. Details about these screens in the following sections.</w:delText>
        </w:r>
      </w:del>
    </w:p>
    <w:p w14:paraId="26BBD3CB" w14:textId="4AD03FDA" w:rsidR="00B014FF" w:rsidDel="00820700" w:rsidRDefault="00B014FF">
      <w:pPr>
        <w:pStyle w:val="111Title"/>
        <w:numPr>
          <w:ilvl w:val="0"/>
          <w:numId w:val="0"/>
        </w:numPr>
        <w:rPr>
          <w:del w:id="731" w:author="Florin Iacob" w:date="2016-06-14T11:20:00Z"/>
        </w:rPr>
        <w:pPrChange w:id="732" w:author="Florin Iacob" w:date="2016-06-15T14:13:00Z">
          <w:pPr>
            <w:pStyle w:val="111111"/>
            <w:numPr>
              <w:ilvl w:val="0"/>
              <w:numId w:val="0"/>
            </w:numPr>
            <w:ind w:left="0" w:firstLine="0"/>
          </w:pPr>
        </w:pPrChange>
      </w:pPr>
    </w:p>
    <w:p w14:paraId="364F82A4" w14:textId="322E6D48" w:rsidR="00B014FF" w:rsidDel="00820700" w:rsidRDefault="00B014FF">
      <w:pPr>
        <w:pStyle w:val="111Title"/>
        <w:numPr>
          <w:ilvl w:val="0"/>
          <w:numId w:val="0"/>
        </w:numPr>
        <w:rPr>
          <w:del w:id="733" w:author="Florin Iacob" w:date="2016-06-14T11:20:00Z"/>
        </w:rPr>
        <w:pPrChange w:id="734" w:author="Florin Iacob" w:date="2016-06-15T14:13:00Z">
          <w:pPr>
            <w:pStyle w:val="11Title"/>
          </w:pPr>
        </w:pPrChange>
      </w:pPr>
      <w:del w:id="735" w:author="Florin Iacob" w:date="2016-06-14T11:20:00Z">
        <w:r w:rsidDel="00820700">
          <w:delText>Choose game for an arena space</w:delText>
        </w:r>
      </w:del>
    </w:p>
    <w:p w14:paraId="7483EC04" w14:textId="03C8DFDF" w:rsidR="00B014FF" w:rsidDel="00820700" w:rsidRDefault="00B014FF">
      <w:pPr>
        <w:pStyle w:val="111Title"/>
        <w:numPr>
          <w:ilvl w:val="0"/>
          <w:numId w:val="0"/>
        </w:numPr>
        <w:rPr>
          <w:del w:id="736" w:author="Florin Iacob" w:date="2016-06-14T11:20:00Z"/>
        </w:rPr>
        <w:pPrChange w:id="737" w:author="Florin Iacob" w:date="2016-06-15T14:13:00Z">
          <w:pPr>
            <w:pStyle w:val="NONNumbering"/>
          </w:pPr>
        </w:pPrChange>
      </w:pPr>
      <w:del w:id="738" w:author="Florin Iacob" w:date="2016-06-14T11:20:00Z">
        <w:r w:rsidDel="00820700">
          <w:rPr>
            <w:noProof/>
          </w:rPr>
          <w:drawing>
            <wp:inline distT="0" distB="0" distL="0" distR="0" wp14:anchorId="7766AAA2" wp14:editId="29D29C3F">
              <wp:extent cx="6575342" cy="207759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17" r="557"/>
                      <a:stretch/>
                    </pic:blipFill>
                    <pic:spPr bwMode="auto">
                      <a:xfrm>
                        <a:off x="0" y="0"/>
                        <a:ext cx="6575726" cy="2077720"/>
                      </a:xfrm>
                      <a:prstGeom prst="rect">
                        <a:avLst/>
                      </a:prstGeom>
                      <a:ln>
                        <a:noFill/>
                      </a:ln>
                      <a:extLst>
                        <a:ext uri="{53640926-AAD7-44D8-BBD7-CCE9431645EC}">
                          <a14:shadowObscured xmlns:a14="http://schemas.microsoft.com/office/drawing/2010/main"/>
                        </a:ext>
                      </a:extLst>
                    </pic:spPr>
                  </pic:pic>
                </a:graphicData>
              </a:graphic>
            </wp:inline>
          </w:drawing>
        </w:r>
      </w:del>
    </w:p>
    <w:p w14:paraId="61B6E189" w14:textId="21472E0E" w:rsidR="00B014FF" w:rsidDel="00820700" w:rsidRDefault="00B014FF">
      <w:pPr>
        <w:pStyle w:val="111Title"/>
        <w:numPr>
          <w:ilvl w:val="0"/>
          <w:numId w:val="0"/>
        </w:numPr>
        <w:rPr>
          <w:del w:id="739" w:author="Florin Iacob" w:date="2016-06-14T11:20:00Z"/>
        </w:rPr>
        <w:pPrChange w:id="740" w:author="Florin Iacob" w:date="2016-06-15T14:13:00Z">
          <w:pPr>
            <w:pStyle w:val="111Title"/>
          </w:pPr>
        </w:pPrChange>
      </w:pPr>
      <w:del w:id="741" w:author="Florin Iacob" w:date="2016-06-14T11:20:00Z">
        <w:r w:rsidDel="00820700">
          <w:delText>As soon as the user chooses “specific game” from the arena dropdown list options, this screen would open up to allow hi</w:delText>
        </w:r>
        <w:r w:rsidR="003E21A7" w:rsidDel="00820700">
          <w:delText>m</w:delText>
        </w:r>
        <w:r w:rsidDel="00820700">
          <w:delText xml:space="preserve"> to choose which game.</w:delText>
        </w:r>
      </w:del>
    </w:p>
    <w:p w14:paraId="40969C46" w14:textId="42BEA242" w:rsidR="00B014FF" w:rsidDel="00820700" w:rsidRDefault="00B014FF">
      <w:pPr>
        <w:pStyle w:val="111Title"/>
        <w:numPr>
          <w:ilvl w:val="0"/>
          <w:numId w:val="0"/>
        </w:numPr>
        <w:rPr>
          <w:del w:id="742" w:author="Florin Iacob" w:date="2016-06-14T11:20:00Z"/>
        </w:rPr>
        <w:pPrChange w:id="743" w:author="Florin Iacob" w:date="2016-06-15T14:13:00Z">
          <w:pPr>
            <w:pStyle w:val="111Title"/>
          </w:pPr>
        </w:pPrChange>
      </w:pPr>
      <w:del w:id="744" w:author="Florin Iacob" w:date="2016-06-14T11:20:00Z">
        <w:r w:rsidDel="00820700">
          <w:delText>Size: 950x230px</w:delText>
        </w:r>
      </w:del>
    </w:p>
    <w:p w14:paraId="7F830126" w14:textId="49AECE2F" w:rsidR="00B014FF" w:rsidDel="00820700" w:rsidRDefault="00B014FF">
      <w:pPr>
        <w:pStyle w:val="111Title"/>
        <w:numPr>
          <w:ilvl w:val="0"/>
          <w:numId w:val="0"/>
        </w:numPr>
        <w:rPr>
          <w:del w:id="745" w:author="Florin Iacob" w:date="2016-06-14T11:20:00Z"/>
        </w:rPr>
        <w:pPrChange w:id="746" w:author="Florin Iacob" w:date="2016-06-15T14:13:00Z">
          <w:pPr>
            <w:pStyle w:val="111Title"/>
          </w:pPr>
        </w:pPrChange>
      </w:pPr>
      <w:del w:id="747" w:author="Florin Iacob" w:date="2016-06-14T11:20:00Z">
        <w:r w:rsidDel="00820700">
          <w:delText>Title: “</w:delText>
        </w:r>
        <w:r w:rsidR="003E21A7" w:rsidDel="00820700">
          <w:delText>Arena</w:delText>
        </w:r>
        <w:r w:rsidDel="00820700">
          <w:delText>: Choose Specific Game”</w:delText>
        </w:r>
      </w:del>
    </w:p>
    <w:p w14:paraId="5404503A" w14:textId="6E9C49A4" w:rsidR="00B014FF" w:rsidDel="00820700" w:rsidRDefault="00B014FF">
      <w:pPr>
        <w:pStyle w:val="111Title"/>
        <w:numPr>
          <w:ilvl w:val="0"/>
          <w:numId w:val="0"/>
        </w:numPr>
        <w:rPr>
          <w:del w:id="748" w:author="Florin Iacob" w:date="2016-06-14T11:20:00Z"/>
        </w:rPr>
        <w:pPrChange w:id="749" w:author="Florin Iacob" w:date="2016-06-15T14:13:00Z">
          <w:pPr>
            <w:pStyle w:val="111Title"/>
          </w:pPr>
        </w:pPrChange>
      </w:pPr>
      <w:del w:id="750" w:author="Florin Iacob" w:date="2016-06-14T11:20:00Z">
        <w:r w:rsidDel="00820700">
          <w:delText>“X” icon to close the window</w:delText>
        </w:r>
        <w:r w:rsidR="008C135B" w:rsidDel="00820700">
          <w:delText xml:space="preserve"> (without saving).</w:delText>
        </w:r>
      </w:del>
    </w:p>
    <w:p w14:paraId="4486918B" w14:textId="7CC20DB0" w:rsidR="00B014FF" w:rsidDel="00820700" w:rsidRDefault="00B014FF">
      <w:pPr>
        <w:pStyle w:val="111Title"/>
        <w:numPr>
          <w:ilvl w:val="0"/>
          <w:numId w:val="0"/>
        </w:numPr>
        <w:rPr>
          <w:del w:id="751" w:author="Florin Iacob" w:date="2016-06-14T11:20:00Z"/>
        </w:rPr>
        <w:pPrChange w:id="752" w:author="Florin Iacob" w:date="2016-06-15T14:13:00Z">
          <w:pPr>
            <w:pStyle w:val="111Title"/>
          </w:pPr>
        </w:pPrChange>
      </w:pPr>
      <w:del w:id="753" w:author="Florin Iacob" w:date="2016-06-14T11:20:00Z">
        <w:r w:rsidDel="00820700">
          <w:delText>“Done” button to save the user’s choice</w:delText>
        </w:r>
      </w:del>
    </w:p>
    <w:p w14:paraId="06EDC7D5" w14:textId="3C56E342" w:rsidR="00B014FF" w:rsidDel="00820700" w:rsidRDefault="00B014FF">
      <w:pPr>
        <w:pStyle w:val="111Title"/>
        <w:numPr>
          <w:ilvl w:val="0"/>
          <w:numId w:val="0"/>
        </w:numPr>
        <w:rPr>
          <w:del w:id="754" w:author="Florin Iacob" w:date="2016-06-14T11:20:00Z"/>
        </w:rPr>
        <w:pPrChange w:id="755" w:author="Florin Iacob" w:date="2016-06-15T14:13:00Z">
          <w:pPr>
            <w:pStyle w:val="111Title"/>
          </w:pPr>
        </w:pPrChange>
      </w:pPr>
      <w:del w:id="756" w:author="Florin Iacob" w:date="2016-06-14T11:20:00Z">
        <w:r w:rsidDel="00820700">
          <w:delText>Search text box, with the text “Start typing”</w:delText>
        </w:r>
        <w:r w:rsidR="003E21A7" w:rsidDel="00820700">
          <w:delText>, as-you-type.</w:delText>
        </w:r>
      </w:del>
    </w:p>
    <w:p w14:paraId="787FD69F" w14:textId="75D9F731" w:rsidR="00282DA4" w:rsidDel="00820700" w:rsidRDefault="00B014FF">
      <w:pPr>
        <w:pStyle w:val="111Title"/>
        <w:numPr>
          <w:ilvl w:val="0"/>
          <w:numId w:val="0"/>
        </w:numPr>
        <w:rPr>
          <w:del w:id="757" w:author="Florin Iacob" w:date="2016-06-14T11:20:00Z"/>
        </w:rPr>
        <w:pPrChange w:id="758" w:author="Florin Iacob" w:date="2016-06-15T14:13:00Z">
          <w:pPr>
            <w:pStyle w:val="1111Title"/>
          </w:pPr>
        </w:pPrChange>
      </w:pPr>
      <w:del w:id="759" w:author="Florin Iacob" w:date="2016-06-14T11:20:00Z">
        <w:r w:rsidDel="00820700">
          <w:delText xml:space="preserve">This search box will search for any games </w:delText>
        </w:r>
        <w:r w:rsidR="00282DA4" w:rsidDel="00820700">
          <w:delText>according to Game Type ID, Game name or game Type.</w:delText>
        </w:r>
      </w:del>
    </w:p>
    <w:p w14:paraId="6713F6DB" w14:textId="45ECF841" w:rsidR="00282DA4" w:rsidDel="00820700" w:rsidRDefault="00282DA4">
      <w:pPr>
        <w:pStyle w:val="111Title"/>
        <w:numPr>
          <w:ilvl w:val="0"/>
          <w:numId w:val="0"/>
        </w:numPr>
        <w:rPr>
          <w:del w:id="760" w:author="Florin Iacob" w:date="2016-06-14T11:20:00Z"/>
        </w:rPr>
        <w:pPrChange w:id="761" w:author="Florin Iacob" w:date="2016-06-15T14:13:00Z">
          <w:pPr>
            <w:pStyle w:val="111Title"/>
          </w:pPr>
        </w:pPrChange>
      </w:pPr>
      <w:del w:id="762" w:author="Florin Iacob" w:date="2016-06-14T11:20:00Z">
        <w:r w:rsidDel="00820700">
          <w:delText>Data return table – returning all results according to the user’s input, narrowing them down as he types.</w:delText>
        </w:r>
      </w:del>
    </w:p>
    <w:p w14:paraId="21C260F7" w14:textId="2EFCAD5B" w:rsidR="00282DA4" w:rsidDel="00820700" w:rsidRDefault="00282DA4">
      <w:pPr>
        <w:pStyle w:val="111Title"/>
        <w:numPr>
          <w:ilvl w:val="0"/>
          <w:numId w:val="0"/>
        </w:numPr>
        <w:rPr>
          <w:del w:id="763" w:author="Florin Iacob" w:date="2016-06-14T11:20:00Z"/>
        </w:rPr>
        <w:pPrChange w:id="764" w:author="Florin Iacob" w:date="2016-06-15T14:13:00Z">
          <w:pPr>
            <w:pStyle w:val="1111Title"/>
          </w:pPr>
        </w:pPrChange>
      </w:pPr>
      <w:del w:id="765" w:author="Florin Iacob" w:date="2016-06-14T11:20:00Z">
        <w:r w:rsidDel="00820700">
          <w:delText>Before starting to type in the search box, the table would be empty.</w:delText>
        </w:r>
      </w:del>
    </w:p>
    <w:p w14:paraId="0A148CB9" w14:textId="37CC4204" w:rsidR="00C8052E" w:rsidDel="00820700" w:rsidRDefault="00282DA4">
      <w:pPr>
        <w:pStyle w:val="111Title"/>
        <w:numPr>
          <w:ilvl w:val="0"/>
          <w:numId w:val="0"/>
        </w:numPr>
        <w:rPr>
          <w:del w:id="766" w:author="Florin Iacob" w:date="2016-06-14T11:20:00Z"/>
        </w:rPr>
        <w:pPrChange w:id="767" w:author="Florin Iacob" w:date="2016-06-15T14:13:00Z">
          <w:pPr>
            <w:pStyle w:val="111Title"/>
          </w:pPr>
        </w:pPrChange>
      </w:pPr>
      <w:del w:id="768" w:author="Florin Iacob" w:date="2016-06-14T11:20:00Z">
        <w:r w:rsidDel="00820700">
          <w:delText>Choosing a game would happen by clicking on the relevant game</w:delText>
        </w:r>
        <w:r w:rsidR="003E21A7" w:rsidDel="00820700">
          <w:delText xml:space="preserve"> line</w:delText>
        </w:r>
        <w:r w:rsidDel="00820700">
          <w:delText>, and then clicking “done”.</w:delText>
        </w:r>
      </w:del>
    </w:p>
    <w:p w14:paraId="50E08BFB" w14:textId="320D6666" w:rsidR="00CE31C0" w:rsidDel="00820700" w:rsidRDefault="00CE31C0">
      <w:pPr>
        <w:pStyle w:val="111Title"/>
        <w:numPr>
          <w:ilvl w:val="0"/>
          <w:numId w:val="0"/>
        </w:numPr>
        <w:rPr>
          <w:del w:id="769" w:author="Florin Iacob" w:date="2016-06-14T11:20:00Z"/>
        </w:rPr>
        <w:pPrChange w:id="770" w:author="Florin Iacob" w:date="2016-06-15T14:13:00Z">
          <w:pPr>
            <w:pStyle w:val="1111Title"/>
            <w:numPr>
              <w:ilvl w:val="0"/>
              <w:numId w:val="0"/>
            </w:numPr>
            <w:ind w:left="0" w:firstLine="0"/>
          </w:pPr>
        </w:pPrChange>
      </w:pPr>
    </w:p>
    <w:p w14:paraId="75D3B788" w14:textId="6CB6ADD1" w:rsidR="00CE31C0" w:rsidDel="00820700" w:rsidRDefault="00CE31C0">
      <w:pPr>
        <w:pStyle w:val="111Title"/>
        <w:numPr>
          <w:ilvl w:val="0"/>
          <w:numId w:val="0"/>
        </w:numPr>
        <w:rPr>
          <w:del w:id="771" w:author="Florin Iacob" w:date="2016-06-14T11:20:00Z"/>
          <w:b/>
          <w:sz w:val="28"/>
          <w:szCs w:val="28"/>
        </w:rPr>
        <w:pPrChange w:id="772" w:author="Florin Iacob" w:date="2016-06-15T14:13:00Z">
          <w:pPr/>
        </w:pPrChange>
      </w:pPr>
      <w:del w:id="773" w:author="Florin Iacob" w:date="2016-06-14T11:20:00Z">
        <w:r w:rsidDel="00820700">
          <w:br w:type="page"/>
        </w:r>
      </w:del>
    </w:p>
    <w:p w14:paraId="600D2485" w14:textId="37372369" w:rsidR="003E21A7" w:rsidDel="00820700" w:rsidRDefault="003E21A7">
      <w:pPr>
        <w:pStyle w:val="111Title"/>
        <w:numPr>
          <w:ilvl w:val="0"/>
          <w:numId w:val="0"/>
        </w:numPr>
        <w:rPr>
          <w:del w:id="774" w:author="Florin Iacob" w:date="2016-06-14T11:20:00Z"/>
        </w:rPr>
        <w:pPrChange w:id="775" w:author="Florin Iacob" w:date="2016-06-15T14:13:00Z">
          <w:pPr>
            <w:pStyle w:val="11Title"/>
          </w:pPr>
        </w:pPrChange>
      </w:pPr>
      <w:del w:id="776" w:author="Florin Iacob" w:date="2016-06-14T11:20:00Z">
        <w:r w:rsidDel="00820700">
          <w:delText>Favorites</w:delText>
        </w:r>
      </w:del>
    </w:p>
    <w:p w14:paraId="733EE7D7" w14:textId="120CBE90" w:rsidR="003E21A7" w:rsidDel="00820700" w:rsidRDefault="003E21A7">
      <w:pPr>
        <w:pStyle w:val="111Title"/>
        <w:numPr>
          <w:ilvl w:val="0"/>
          <w:numId w:val="0"/>
        </w:numPr>
        <w:rPr>
          <w:del w:id="777" w:author="Florin Iacob" w:date="2016-06-14T11:20:00Z"/>
        </w:rPr>
        <w:pPrChange w:id="778" w:author="Florin Iacob" w:date="2016-06-15T14:13:00Z">
          <w:pPr>
            <w:pStyle w:val="NONNumbering"/>
          </w:pPr>
        </w:pPrChange>
      </w:pPr>
      <w:del w:id="779" w:author="Florin Iacob" w:date="2016-06-14T11:20:00Z">
        <w:r w:rsidDel="00820700">
          <w:rPr>
            <w:noProof/>
          </w:rPr>
          <w:drawing>
            <wp:inline distT="0" distB="0" distL="0" distR="0" wp14:anchorId="37AD855A" wp14:editId="701A95CB">
              <wp:extent cx="6574790" cy="2035834"/>
              <wp:effectExtent l="0" t="0" r="0" b="254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 t="823" r="744" b="2058"/>
                      <a:stretch/>
                    </pic:blipFill>
                    <pic:spPr bwMode="auto">
                      <a:xfrm>
                        <a:off x="0" y="0"/>
                        <a:ext cx="6576457" cy="2036350"/>
                      </a:xfrm>
                      <a:prstGeom prst="rect">
                        <a:avLst/>
                      </a:prstGeom>
                      <a:ln>
                        <a:noFill/>
                      </a:ln>
                      <a:extLst>
                        <a:ext uri="{53640926-AAD7-44D8-BBD7-CCE9431645EC}">
                          <a14:shadowObscured xmlns:a14="http://schemas.microsoft.com/office/drawing/2010/main"/>
                        </a:ext>
                      </a:extLst>
                    </pic:spPr>
                  </pic:pic>
                </a:graphicData>
              </a:graphic>
            </wp:inline>
          </w:drawing>
        </w:r>
      </w:del>
    </w:p>
    <w:p w14:paraId="7779775F" w14:textId="65C1FA71" w:rsidR="003E21A7" w:rsidDel="00820700" w:rsidRDefault="003E21A7">
      <w:pPr>
        <w:pStyle w:val="111Title"/>
        <w:numPr>
          <w:ilvl w:val="0"/>
          <w:numId w:val="0"/>
        </w:numPr>
        <w:rPr>
          <w:del w:id="780" w:author="Florin Iacob" w:date="2016-06-14T11:20:00Z"/>
        </w:rPr>
        <w:pPrChange w:id="781" w:author="Florin Iacob" w:date="2016-06-15T14:13:00Z">
          <w:pPr>
            <w:pStyle w:val="111Title"/>
          </w:pPr>
        </w:pPrChange>
      </w:pPr>
      <w:del w:id="782" w:author="Florin Iacob" w:date="2016-06-14T11:20:00Z">
        <w:r w:rsidDel="00820700">
          <w:delText>Size: 950x230px.</w:delText>
        </w:r>
      </w:del>
    </w:p>
    <w:p w14:paraId="09E567C2" w14:textId="5DB19C76" w:rsidR="003E21A7" w:rsidDel="00820700" w:rsidRDefault="003E21A7">
      <w:pPr>
        <w:pStyle w:val="111Title"/>
        <w:numPr>
          <w:ilvl w:val="0"/>
          <w:numId w:val="0"/>
        </w:numPr>
        <w:rPr>
          <w:del w:id="783" w:author="Florin Iacob" w:date="2016-06-14T11:20:00Z"/>
        </w:rPr>
        <w:pPrChange w:id="784" w:author="Florin Iacob" w:date="2016-06-15T14:13:00Z">
          <w:pPr>
            <w:pStyle w:val="111Title"/>
          </w:pPr>
        </w:pPrChange>
      </w:pPr>
      <w:del w:id="785" w:author="Florin Iacob" w:date="2016-06-14T11:20:00Z">
        <w:r w:rsidDel="00820700">
          <w:delText>Title: “Favorites”.</w:delText>
        </w:r>
      </w:del>
    </w:p>
    <w:p w14:paraId="40CA34D9" w14:textId="0AD5F651" w:rsidR="003E21A7" w:rsidDel="00820700" w:rsidRDefault="003E21A7">
      <w:pPr>
        <w:pStyle w:val="111Title"/>
        <w:numPr>
          <w:ilvl w:val="0"/>
          <w:numId w:val="0"/>
        </w:numPr>
        <w:rPr>
          <w:del w:id="786" w:author="Florin Iacob" w:date="2016-06-14T11:20:00Z"/>
        </w:rPr>
        <w:pPrChange w:id="787" w:author="Florin Iacob" w:date="2016-06-15T14:13:00Z">
          <w:pPr>
            <w:pStyle w:val="111Title"/>
          </w:pPr>
        </w:pPrChange>
      </w:pPr>
      <w:del w:id="788" w:author="Florin Iacob" w:date="2016-06-14T11:20:00Z">
        <w:r w:rsidDel="00820700">
          <w:delText>“X” icon to close the window</w:delText>
        </w:r>
        <w:r w:rsidR="008C135B" w:rsidDel="00820700">
          <w:delText xml:space="preserve"> (without saving)</w:delText>
        </w:r>
        <w:r w:rsidDel="00820700">
          <w:delText>.</w:delText>
        </w:r>
      </w:del>
    </w:p>
    <w:p w14:paraId="285A4B97" w14:textId="4D574097" w:rsidR="003E21A7" w:rsidDel="00820700" w:rsidRDefault="003E21A7">
      <w:pPr>
        <w:pStyle w:val="111Title"/>
        <w:numPr>
          <w:ilvl w:val="0"/>
          <w:numId w:val="0"/>
        </w:numPr>
        <w:rPr>
          <w:del w:id="789" w:author="Florin Iacob" w:date="2016-06-14T11:20:00Z"/>
        </w:rPr>
        <w:pPrChange w:id="790" w:author="Florin Iacob" w:date="2016-06-15T14:13:00Z">
          <w:pPr>
            <w:pStyle w:val="111Title"/>
          </w:pPr>
        </w:pPrChange>
      </w:pPr>
      <w:del w:id="791" w:author="Florin Iacob" w:date="2016-06-14T11:20:00Z">
        <w:r w:rsidDel="00820700">
          <w:delText>“Done” button to save the user’s changes.</w:delText>
        </w:r>
      </w:del>
    </w:p>
    <w:p w14:paraId="6326B51F" w14:textId="2755BF6B" w:rsidR="003E21A7" w:rsidDel="00820700" w:rsidRDefault="003E21A7">
      <w:pPr>
        <w:pStyle w:val="111Title"/>
        <w:numPr>
          <w:ilvl w:val="0"/>
          <w:numId w:val="0"/>
        </w:numPr>
        <w:rPr>
          <w:del w:id="792" w:author="Florin Iacob" w:date="2016-06-14T11:20:00Z"/>
        </w:rPr>
        <w:pPrChange w:id="793" w:author="Florin Iacob" w:date="2016-06-15T14:13:00Z">
          <w:pPr>
            <w:pStyle w:val="111Title"/>
          </w:pPr>
        </w:pPrChange>
      </w:pPr>
      <w:del w:id="794" w:author="Florin Iacob" w:date="2016-06-14T11:20:00Z">
        <w:r w:rsidDel="00820700">
          <w:delText>Left column</w:delText>
        </w:r>
      </w:del>
    </w:p>
    <w:p w14:paraId="6CA6EE4A" w14:textId="6B1B9BBE" w:rsidR="003E21A7" w:rsidDel="00820700" w:rsidRDefault="003E21A7">
      <w:pPr>
        <w:pStyle w:val="111Title"/>
        <w:numPr>
          <w:ilvl w:val="0"/>
          <w:numId w:val="0"/>
        </w:numPr>
        <w:rPr>
          <w:del w:id="795" w:author="Florin Iacob" w:date="2016-06-14T11:20:00Z"/>
        </w:rPr>
        <w:pPrChange w:id="796" w:author="Florin Iacob" w:date="2016-06-15T14:13:00Z">
          <w:pPr>
            <w:pStyle w:val="1111Title"/>
          </w:pPr>
        </w:pPrChange>
      </w:pPr>
      <w:del w:id="797" w:author="Florin Iacob" w:date="2016-06-14T11:20:00Z">
        <w:r w:rsidDel="00820700">
          <w:delText>Text: “Drag &amp; Drop to reorder, add or remove”</w:delText>
        </w:r>
      </w:del>
    </w:p>
    <w:p w14:paraId="1E9FB1F9" w14:textId="1D32ADDA" w:rsidR="003E21A7" w:rsidDel="00820700" w:rsidRDefault="003E21A7">
      <w:pPr>
        <w:pStyle w:val="111Title"/>
        <w:numPr>
          <w:ilvl w:val="0"/>
          <w:numId w:val="0"/>
        </w:numPr>
        <w:rPr>
          <w:del w:id="798" w:author="Florin Iacob" w:date="2016-06-14T11:20:00Z"/>
        </w:rPr>
        <w:pPrChange w:id="799" w:author="Florin Iacob" w:date="2016-06-15T14:13:00Z">
          <w:pPr>
            <w:pStyle w:val="1111Title"/>
          </w:pPr>
        </w:pPrChange>
      </w:pPr>
      <w:del w:id="800" w:author="Florin Iacob" w:date="2016-06-14T11:20:00Z">
        <w:r w:rsidDel="00820700">
          <w:delText>List of “chosen” games</w:delText>
        </w:r>
      </w:del>
    </w:p>
    <w:p w14:paraId="29ED477A" w14:textId="39BE9740" w:rsidR="003E21A7" w:rsidDel="00820700" w:rsidRDefault="003E21A7">
      <w:pPr>
        <w:pStyle w:val="111Title"/>
        <w:numPr>
          <w:ilvl w:val="0"/>
          <w:numId w:val="0"/>
        </w:numPr>
        <w:rPr>
          <w:del w:id="801" w:author="Florin Iacob" w:date="2016-06-14T11:20:00Z"/>
        </w:rPr>
        <w:pPrChange w:id="802" w:author="Florin Iacob" w:date="2016-06-15T14:13:00Z">
          <w:pPr>
            <w:pStyle w:val="11111Title"/>
          </w:pPr>
        </w:pPrChange>
      </w:pPr>
      <w:del w:id="803" w:author="Florin Iacob" w:date="2016-06-14T11:20:00Z">
        <w:r w:rsidDel="00820700">
          <w:delText>Mouseover on each game will show an X for removing it if needed</w:delText>
        </w:r>
        <w:r w:rsidDel="00820700">
          <w:br/>
        </w:r>
        <w:r w:rsidDel="00820700">
          <w:rPr>
            <w:noProof/>
          </w:rPr>
          <w:drawing>
            <wp:inline distT="0" distB="0" distL="0" distR="0" wp14:anchorId="70BD6C68" wp14:editId="2DF4CF10">
              <wp:extent cx="2142857" cy="27619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2857" cy="276190"/>
                      </a:xfrm>
                      <a:prstGeom prst="rect">
                        <a:avLst/>
                      </a:prstGeom>
                    </pic:spPr>
                  </pic:pic>
                </a:graphicData>
              </a:graphic>
            </wp:inline>
          </w:drawing>
        </w:r>
      </w:del>
    </w:p>
    <w:p w14:paraId="23B86744" w14:textId="6D7B1B3A" w:rsidR="003E21A7" w:rsidDel="00820700" w:rsidRDefault="008C135B">
      <w:pPr>
        <w:pStyle w:val="111Title"/>
        <w:numPr>
          <w:ilvl w:val="0"/>
          <w:numId w:val="0"/>
        </w:numPr>
        <w:rPr>
          <w:del w:id="804" w:author="Florin Iacob" w:date="2016-06-14T11:20:00Z"/>
        </w:rPr>
        <w:pPrChange w:id="805" w:author="Florin Iacob" w:date="2016-06-15T14:13:00Z">
          <w:pPr>
            <w:pStyle w:val="11111Title"/>
          </w:pPr>
        </w:pPrChange>
      </w:pPr>
      <w:del w:id="806" w:author="Florin Iacob" w:date="2016-06-14T11:20:00Z">
        <w:r w:rsidDel="00820700">
          <w:delText>Games can be removed also by dragging and dropping them to the right column</w:delText>
        </w:r>
      </w:del>
    </w:p>
    <w:p w14:paraId="490A5584" w14:textId="7FABB00C" w:rsidR="008C135B" w:rsidDel="00820700" w:rsidRDefault="008C135B">
      <w:pPr>
        <w:pStyle w:val="111Title"/>
        <w:numPr>
          <w:ilvl w:val="0"/>
          <w:numId w:val="0"/>
        </w:numPr>
        <w:rPr>
          <w:del w:id="807" w:author="Florin Iacob" w:date="2016-06-14T11:20:00Z"/>
        </w:rPr>
        <w:pPrChange w:id="808" w:author="Florin Iacob" w:date="2016-06-15T14:13:00Z">
          <w:pPr>
            <w:pStyle w:val="11111Title"/>
          </w:pPr>
        </w:pPrChange>
      </w:pPr>
      <w:del w:id="809" w:author="Florin Iacob" w:date="2016-06-14T11:20:00Z">
        <w:r w:rsidDel="00820700">
          <w:delText>Max number of possible games to add would be set automatically according to the client settings in that sub-brand.</w:delText>
        </w:r>
      </w:del>
      <w:ins w:id="810" w:author="Hila Zimmerman" w:date="2016-05-23T14:56:00Z">
        <w:del w:id="811" w:author="Florin Iacob" w:date="2016-06-14T11:20:00Z">
          <w:r w:rsidR="000E7723" w:rsidDel="00820700">
            <w:delText>skin.</w:delText>
          </w:r>
        </w:del>
      </w:ins>
    </w:p>
    <w:p w14:paraId="15FB892B" w14:textId="788DB4D7" w:rsidR="008C135B" w:rsidDel="00820700" w:rsidRDefault="008C135B">
      <w:pPr>
        <w:pStyle w:val="111Title"/>
        <w:numPr>
          <w:ilvl w:val="0"/>
          <w:numId w:val="0"/>
        </w:numPr>
        <w:rPr>
          <w:del w:id="812" w:author="Florin Iacob" w:date="2016-06-14T11:20:00Z"/>
        </w:rPr>
        <w:pPrChange w:id="813" w:author="Florin Iacob" w:date="2016-06-15T14:13:00Z">
          <w:pPr>
            <w:pStyle w:val="111Title"/>
          </w:pPr>
        </w:pPrChange>
      </w:pPr>
      <w:del w:id="814" w:author="Florin Iacob" w:date="2016-06-14T11:20:00Z">
        <w:r w:rsidDel="00820700">
          <w:delText>Right column</w:delText>
        </w:r>
      </w:del>
    </w:p>
    <w:p w14:paraId="2A27CCD0" w14:textId="6F5F9F4D" w:rsidR="008C135B" w:rsidDel="00820700" w:rsidRDefault="008C135B">
      <w:pPr>
        <w:pStyle w:val="111Title"/>
        <w:numPr>
          <w:ilvl w:val="0"/>
          <w:numId w:val="0"/>
        </w:numPr>
        <w:rPr>
          <w:del w:id="815" w:author="Florin Iacob" w:date="2016-06-14T11:20:00Z"/>
        </w:rPr>
        <w:pPrChange w:id="816" w:author="Florin Iacob" w:date="2016-06-15T14:13:00Z">
          <w:pPr>
            <w:pStyle w:val="1111Title"/>
          </w:pPr>
        </w:pPrChange>
      </w:pPr>
      <w:del w:id="817" w:author="Florin Iacob" w:date="2016-06-14T11:20:00Z">
        <w:r w:rsidDel="00820700">
          <w:delText>Search box, as-you-type, for any of the available games to use in this section. The results will be shown in the list below it.</w:delText>
        </w:r>
      </w:del>
    </w:p>
    <w:p w14:paraId="4251FC76" w14:textId="426F4F46" w:rsidR="008C135B" w:rsidDel="00820700" w:rsidRDefault="008C135B">
      <w:pPr>
        <w:pStyle w:val="111Title"/>
        <w:numPr>
          <w:ilvl w:val="0"/>
          <w:numId w:val="0"/>
        </w:numPr>
        <w:rPr>
          <w:del w:id="818" w:author="Florin Iacob" w:date="2016-06-14T11:20:00Z"/>
        </w:rPr>
        <w:pPrChange w:id="819" w:author="Florin Iacob" w:date="2016-06-15T14:13:00Z">
          <w:pPr>
            <w:pStyle w:val="11111Title"/>
          </w:pPr>
        </w:pPrChange>
      </w:pPr>
      <w:del w:id="820" w:author="Florin Iacob" w:date="2016-06-14T11:20:00Z">
        <w:r w:rsidDel="00820700">
          <w:delText>Text: “Type game name…”</w:delText>
        </w:r>
      </w:del>
    </w:p>
    <w:p w14:paraId="76F94043" w14:textId="307BD304" w:rsidR="008C135B" w:rsidDel="00820700" w:rsidRDefault="008C135B">
      <w:pPr>
        <w:pStyle w:val="111Title"/>
        <w:numPr>
          <w:ilvl w:val="0"/>
          <w:numId w:val="0"/>
        </w:numPr>
        <w:rPr>
          <w:del w:id="821" w:author="Florin Iacob" w:date="2016-06-14T11:20:00Z"/>
        </w:rPr>
        <w:pPrChange w:id="822" w:author="Florin Iacob" w:date="2016-06-15T14:13:00Z">
          <w:pPr>
            <w:pStyle w:val="1111Title"/>
          </w:pPr>
        </w:pPrChange>
      </w:pPr>
      <w:del w:id="823" w:author="Florin Iacob" w:date="2016-06-14T11:20:00Z">
        <w:r w:rsidDel="00820700">
          <w:delText>List of all available games for this section.</w:delText>
        </w:r>
      </w:del>
    </w:p>
    <w:p w14:paraId="09F3EFBE" w14:textId="195B150D" w:rsidR="008C135B" w:rsidDel="00820700" w:rsidRDefault="008C135B">
      <w:pPr>
        <w:pStyle w:val="111Title"/>
        <w:numPr>
          <w:ilvl w:val="0"/>
          <w:numId w:val="0"/>
        </w:numPr>
        <w:rPr>
          <w:del w:id="824" w:author="Florin Iacob" w:date="2016-06-14T11:20:00Z"/>
        </w:rPr>
        <w:pPrChange w:id="825" w:author="Florin Iacob" w:date="2016-06-15T14:13:00Z">
          <w:pPr>
            <w:pStyle w:val="111111"/>
          </w:pPr>
        </w:pPrChange>
      </w:pPr>
      <w:del w:id="826" w:author="Florin Iacob" w:date="2016-06-14T11:20:00Z">
        <w:r w:rsidDel="00820700">
          <w:delText>By default, showing all relevant games for that section (until search box is used).</w:delText>
        </w:r>
      </w:del>
    </w:p>
    <w:p w14:paraId="6E40F947" w14:textId="6E799C69" w:rsidR="008C135B" w:rsidDel="00820700" w:rsidRDefault="008C135B">
      <w:pPr>
        <w:pStyle w:val="111Title"/>
        <w:numPr>
          <w:ilvl w:val="0"/>
          <w:numId w:val="0"/>
        </w:numPr>
        <w:rPr>
          <w:del w:id="827" w:author="Florin Iacob" w:date="2016-06-14T11:20:00Z"/>
        </w:rPr>
        <w:pPrChange w:id="828" w:author="Florin Iacob" w:date="2016-06-15T14:13:00Z">
          <w:pPr>
            <w:pStyle w:val="111111"/>
          </w:pPr>
        </w:pPrChange>
      </w:pPr>
      <w:del w:id="829" w:author="Florin Iacob" w:date="2016-06-14T11:20:00Z">
        <w:r w:rsidDel="00820700">
          <w:delText>By default, displaying all games, including the ones used on the left side (“chosen” games), sorted by name, highlighting the “chosen” games with a different color.</w:delText>
        </w:r>
      </w:del>
    </w:p>
    <w:p w14:paraId="4DA80DE8" w14:textId="4A7268DF" w:rsidR="008C135B" w:rsidDel="00820700" w:rsidRDefault="008C135B">
      <w:pPr>
        <w:pStyle w:val="111Title"/>
        <w:numPr>
          <w:ilvl w:val="0"/>
          <w:numId w:val="0"/>
        </w:numPr>
        <w:rPr>
          <w:del w:id="830" w:author="Florin Iacob" w:date="2016-06-14T11:20:00Z"/>
        </w:rPr>
        <w:pPrChange w:id="831" w:author="Florin Iacob" w:date="2016-06-15T14:13:00Z">
          <w:pPr>
            <w:pStyle w:val="111111"/>
          </w:pPr>
        </w:pPrChange>
      </w:pPr>
      <w:del w:id="832" w:author="Florin Iacob" w:date="2016-06-14T11:20:00Z">
        <w:r w:rsidDel="00820700">
          <w:delText>Below the list, an option to change it from displaying all to displaying only unused (not chosen) games.</w:delText>
        </w:r>
      </w:del>
    </w:p>
    <w:p w14:paraId="432A5386" w14:textId="222E0F40" w:rsidR="008C135B" w:rsidDel="00820700" w:rsidRDefault="008C135B">
      <w:pPr>
        <w:pStyle w:val="111Title"/>
        <w:numPr>
          <w:ilvl w:val="0"/>
          <w:numId w:val="0"/>
        </w:numPr>
        <w:rPr>
          <w:del w:id="833" w:author="Florin Iacob" w:date="2016-06-14T11:20:00Z"/>
        </w:rPr>
        <w:pPrChange w:id="834" w:author="Florin Iacob" w:date="2016-06-15T14:13:00Z">
          <w:pPr>
            <w:pStyle w:val="111111"/>
          </w:pPr>
        </w:pPrChange>
      </w:pPr>
      <w:del w:id="835" w:author="Florin Iacob" w:date="2016-06-14T11:20:00Z">
        <w:r w:rsidDel="00820700">
          <w:delText>Picking games from that list and adding them to the left side would be allowed by drag &amp; drop.</w:delText>
        </w:r>
      </w:del>
    </w:p>
    <w:p w14:paraId="61D3A616" w14:textId="4CECD28A" w:rsidR="008C135B" w:rsidDel="00820700" w:rsidRDefault="008C135B">
      <w:pPr>
        <w:pStyle w:val="111Title"/>
        <w:numPr>
          <w:ilvl w:val="0"/>
          <w:numId w:val="0"/>
        </w:numPr>
        <w:rPr>
          <w:del w:id="836" w:author="Florin Iacob" w:date="2016-06-14T11:20:00Z"/>
        </w:rPr>
        <w:pPrChange w:id="837" w:author="Florin Iacob" w:date="2016-06-15T14:13:00Z">
          <w:pPr>
            <w:pStyle w:val="111111"/>
          </w:pPr>
        </w:pPrChange>
      </w:pPr>
      <w:del w:id="838" w:author="Florin Iacob" w:date="2016-06-14T11:20:00Z">
        <w:r w:rsidDel="00820700">
          <w:delText>The list will allow multiple selection of items by holding down the CTRL key.</w:delText>
        </w:r>
      </w:del>
    </w:p>
    <w:p w14:paraId="1E0DD0C4" w14:textId="3455D259" w:rsidR="008C135B" w:rsidDel="00820700" w:rsidRDefault="008C135B">
      <w:pPr>
        <w:pStyle w:val="111Title"/>
        <w:numPr>
          <w:ilvl w:val="0"/>
          <w:numId w:val="0"/>
        </w:numPr>
        <w:rPr>
          <w:del w:id="839" w:author="Florin Iacob" w:date="2016-06-14T11:20:00Z"/>
        </w:rPr>
        <w:pPrChange w:id="840" w:author="Florin Iacob" w:date="2016-06-15T14:13:00Z">
          <w:pPr>
            <w:pStyle w:val="111111"/>
            <w:numPr>
              <w:ilvl w:val="0"/>
              <w:numId w:val="0"/>
            </w:numPr>
            <w:ind w:left="1560" w:firstLine="0"/>
          </w:pPr>
        </w:pPrChange>
      </w:pPr>
    </w:p>
    <w:p w14:paraId="350DEE68" w14:textId="5B736E7B" w:rsidR="008C135B" w:rsidDel="00820700" w:rsidRDefault="008C135B">
      <w:pPr>
        <w:pStyle w:val="111Title"/>
        <w:numPr>
          <w:ilvl w:val="0"/>
          <w:numId w:val="0"/>
        </w:numPr>
        <w:rPr>
          <w:del w:id="841" w:author="Florin Iacob" w:date="2016-06-14T11:20:00Z"/>
        </w:rPr>
        <w:pPrChange w:id="842" w:author="Florin Iacob" w:date="2016-06-15T14:13:00Z">
          <w:pPr>
            <w:pStyle w:val="11Title"/>
          </w:pPr>
        </w:pPrChange>
      </w:pPr>
      <w:del w:id="843" w:author="Florin Iacob" w:date="2016-06-14T11:20:00Z">
        <w:r w:rsidDel="00820700">
          <w:delText>My Account</w:delText>
        </w:r>
      </w:del>
    </w:p>
    <w:p w14:paraId="727FDF53" w14:textId="78E0EEA6" w:rsidR="008C135B" w:rsidDel="00820700" w:rsidRDefault="008C135B">
      <w:pPr>
        <w:pStyle w:val="111Title"/>
        <w:numPr>
          <w:ilvl w:val="0"/>
          <w:numId w:val="0"/>
        </w:numPr>
        <w:rPr>
          <w:del w:id="844" w:author="Florin Iacob" w:date="2016-06-14T11:20:00Z"/>
        </w:rPr>
        <w:pPrChange w:id="845" w:author="Florin Iacob" w:date="2016-06-15T14:13:00Z">
          <w:pPr>
            <w:pStyle w:val="NONNumbering"/>
          </w:pPr>
        </w:pPrChange>
      </w:pPr>
      <w:del w:id="846" w:author="Florin Iacob" w:date="2016-06-14T11:20:00Z">
        <w:r w:rsidDel="00820700">
          <w:rPr>
            <w:noProof/>
          </w:rPr>
          <w:drawing>
            <wp:inline distT="0" distB="0" distL="0" distR="0" wp14:anchorId="6012712F" wp14:editId="042803A5">
              <wp:extent cx="6660515" cy="2068195"/>
              <wp:effectExtent l="0" t="0" r="6985"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0515" cy="2068195"/>
                      </a:xfrm>
                      <a:prstGeom prst="rect">
                        <a:avLst/>
                      </a:prstGeom>
                    </pic:spPr>
                  </pic:pic>
                </a:graphicData>
              </a:graphic>
            </wp:inline>
          </w:drawing>
        </w:r>
      </w:del>
    </w:p>
    <w:p w14:paraId="2EA7614C" w14:textId="10D6A838" w:rsidR="008C135B" w:rsidDel="00820700" w:rsidRDefault="008C135B">
      <w:pPr>
        <w:pStyle w:val="111Title"/>
        <w:numPr>
          <w:ilvl w:val="0"/>
          <w:numId w:val="0"/>
        </w:numPr>
        <w:rPr>
          <w:del w:id="847" w:author="Florin Iacob" w:date="2016-06-14T11:20:00Z"/>
        </w:rPr>
        <w:pPrChange w:id="848" w:author="Florin Iacob" w:date="2016-06-15T14:13:00Z">
          <w:pPr>
            <w:pStyle w:val="111Title"/>
          </w:pPr>
        </w:pPrChange>
      </w:pPr>
      <w:del w:id="849" w:author="Florin Iacob" w:date="2016-06-14T11:20:00Z">
        <w:r w:rsidDel="00820700">
          <w:delText>Size: 950x230px.</w:delText>
        </w:r>
      </w:del>
    </w:p>
    <w:p w14:paraId="664C7B0C" w14:textId="160032DB" w:rsidR="008C135B" w:rsidDel="00820700" w:rsidRDefault="008C135B">
      <w:pPr>
        <w:pStyle w:val="111Title"/>
        <w:numPr>
          <w:ilvl w:val="0"/>
          <w:numId w:val="0"/>
        </w:numPr>
        <w:rPr>
          <w:del w:id="850" w:author="Florin Iacob" w:date="2016-06-14T11:20:00Z"/>
        </w:rPr>
        <w:pPrChange w:id="851" w:author="Florin Iacob" w:date="2016-06-15T14:13:00Z">
          <w:pPr>
            <w:pStyle w:val="111Title"/>
          </w:pPr>
        </w:pPrChange>
      </w:pPr>
      <w:del w:id="852" w:author="Florin Iacob" w:date="2016-06-14T11:20:00Z">
        <w:r w:rsidDel="00820700">
          <w:delText>Title: “My Account Menu”.</w:delText>
        </w:r>
      </w:del>
    </w:p>
    <w:p w14:paraId="1F195E6B" w14:textId="20ABAC1D" w:rsidR="008C135B" w:rsidDel="00820700" w:rsidRDefault="008C135B">
      <w:pPr>
        <w:pStyle w:val="111Title"/>
        <w:numPr>
          <w:ilvl w:val="0"/>
          <w:numId w:val="0"/>
        </w:numPr>
        <w:rPr>
          <w:del w:id="853" w:author="Florin Iacob" w:date="2016-06-14T11:20:00Z"/>
        </w:rPr>
        <w:pPrChange w:id="854" w:author="Florin Iacob" w:date="2016-06-15T14:13:00Z">
          <w:pPr>
            <w:pStyle w:val="111Title"/>
          </w:pPr>
        </w:pPrChange>
      </w:pPr>
      <w:del w:id="855" w:author="Florin Iacob" w:date="2016-06-14T11:20:00Z">
        <w:r w:rsidDel="00820700">
          <w:delText>“X” icon to close the window (without saving).</w:delText>
        </w:r>
      </w:del>
    </w:p>
    <w:p w14:paraId="2B47E74B" w14:textId="74F6A2FB" w:rsidR="008C135B" w:rsidDel="00820700" w:rsidRDefault="008C135B">
      <w:pPr>
        <w:pStyle w:val="111Title"/>
        <w:numPr>
          <w:ilvl w:val="0"/>
          <w:numId w:val="0"/>
        </w:numPr>
        <w:rPr>
          <w:del w:id="856" w:author="Florin Iacob" w:date="2016-06-14T11:20:00Z"/>
        </w:rPr>
        <w:pPrChange w:id="857" w:author="Florin Iacob" w:date="2016-06-15T14:13:00Z">
          <w:pPr>
            <w:pStyle w:val="111Title"/>
          </w:pPr>
        </w:pPrChange>
      </w:pPr>
      <w:del w:id="858" w:author="Florin Iacob" w:date="2016-06-14T11:20:00Z">
        <w:r w:rsidDel="00820700">
          <w:delText>“Done” button to save the user’s changes.</w:delText>
        </w:r>
      </w:del>
    </w:p>
    <w:p w14:paraId="0080F979" w14:textId="34D77E35" w:rsidR="008C135B" w:rsidDel="00820700" w:rsidRDefault="008C135B">
      <w:pPr>
        <w:pStyle w:val="111Title"/>
        <w:numPr>
          <w:ilvl w:val="0"/>
          <w:numId w:val="0"/>
        </w:numPr>
        <w:rPr>
          <w:del w:id="859" w:author="Florin Iacob" w:date="2016-06-14T11:20:00Z"/>
        </w:rPr>
        <w:pPrChange w:id="860" w:author="Florin Iacob" w:date="2016-06-15T14:13:00Z">
          <w:pPr>
            <w:pStyle w:val="111Title"/>
          </w:pPr>
        </w:pPrChange>
      </w:pPr>
      <w:del w:id="861" w:author="Florin Iacob" w:date="2016-06-14T11:20:00Z">
        <w:r w:rsidDel="00820700">
          <w:delText>2 Left columns</w:delText>
        </w:r>
      </w:del>
    </w:p>
    <w:p w14:paraId="6EEF4689" w14:textId="4A117705" w:rsidR="008C135B" w:rsidDel="00820700" w:rsidRDefault="008C135B">
      <w:pPr>
        <w:pStyle w:val="111Title"/>
        <w:numPr>
          <w:ilvl w:val="0"/>
          <w:numId w:val="0"/>
        </w:numPr>
        <w:rPr>
          <w:del w:id="862" w:author="Florin Iacob" w:date="2016-06-14T11:20:00Z"/>
        </w:rPr>
        <w:pPrChange w:id="863" w:author="Florin Iacob" w:date="2016-06-15T14:13:00Z">
          <w:pPr>
            <w:pStyle w:val="1111Title"/>
          </w:pPr>
        </w:pPrChange>
      </w:pPr>
      <w:del w:id="864" w:author="Florin Iacob" w:date="2016-06-14T11:20:00Z">
        <w:r w:rsidDel="00820700">
          <w:delText>Text: “Drag &amp; Drop to reorder, add or remove”</w:delText>
        </w:r>
      </w:del>
    </w:p>
    <w:p w14:paraId="6C71DCB8" w14:textId="46EE3EC4" w:rsidR="008C135B" w:rsidDel="00820700" w:rsidRDefault="008C135B">
      <w:pPr>
        <w:pStyle w:val="111Title"/>
        <w:numPr>
          <w:ilvl w:val="0"/>
          <w:numId w:val="0"/>
        </w:numPr>
        <w:rPr>
          <w:del w:id="865" w:author="Florin Iacob" w:date="2016-06-14T11:20:00Z"/>
        </w:rPr>
        <w:pPrChange w:id="866" w:author="Florin Iacob" w:date="2016-06-15T14:13:00Z">
          <w:pPr>
            <w:pStyle w:val="1111Title"/>
          </w:pPr>
        </w:pPrChange>
      </w:pPr>
      <w:del w:id="867" w:author="Florin Iacob" w:date="2016-06-14T11:20:00Z">
        <w:r w:rsidDel="00820700">
          <w:delText>List of “chosen” items for each section (for the lobby and for the history page).</w:delText>
        </w:r>
      </w:del>
    </w:p>
    <w:p w14:paraId="672D7A40" w14:textId="2179F4C9" w:rsidR="008C135B" w:rsidDel="00820700" w:rsidRDefault="008C135B">
      <w:pPr>
        <w:pStyle w:val="111Title"/>
        <w:numPr>
          <w:ilvl w:val="0"/>
          <w:numId w:val="0"/>
        </w:numPr>
        <w:rPr>
          <w:del w:id="868" w:author="Florin Iacob" w:date="2016-06-14T11:20:00Z"/>
        </w:rPr>
        <w:pPrChange w:id="869" w:author="Florin Iacob" w:date="2016-06-15T14:13:00Z">
          <w:pPr>
            <w:pStyle w:val="11111Title"/>
          </w:pPr>
        </w:pPrChange>
      </w:pPr>
      <w:del w:id="870" w:author="Florin Iacob" w:date="2016-06-14T11:20:00Z">
        <w:r w:rsidDel="00820700">
          <w:delText>Mouseover on each game will show an X for removing it if needed</w:delText>
        </w:r>
        <w:r w:rsidDel="00820700">
          <w:br/>
        </w:r>
        <w:r w:rsidDel="00820700">
          <w:rPr>
            <w:noProof/>
          </w:rPr>
          <w:drawing>
            <wp:inline distT="0" distB="0" distL="0" distR="0" wp14:anchorId="64C0D353" wp14:editId="547816C1">
              <wp:extent cx="2142857" cy="27619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2857" cy="276190"/>
                      </a:xfrm>
                      <a:prstGeom prst="rect">
                        <a:avLst/>
                      </a:prstGeom>
                    </pic:spPr>
                  </pic:pic>
                </a:graphicData>
              </a:graphic>
            </wp:inline>
          </w:drawing>
        </w:r>
      </w:del>
    </w:p>
    <w:p w14:paraId="56B7C962" w14:textId="6F04978A" w:rsidR="008C135B" w:rsidDel="00820700" w:rsidRDefault="008C135B">
      <w:pPr>
        <w:pStyle w:val="111Title"/>
        <w:numPr>
          <w:ilvl w:val="0"/>
          <w:numId w:val="0"/>
        </w:numPr>
        <w:rPr>
          <w:del w:id="871" w:author="Florin Iacob" w:date="2016-06-14T11:20:00Z"/>
        </w:rPr>
        <w:pPrChange w:id="872" w:author="Florin Iacob" w:date="2016-06-15T14:13:00Z">
          <w:pPr>
            <w:pStyle w:val="11111Title"/>
          </w:pPr>
        </w:pPrChange>
      </w:pPr>
      <w:del w:id="873" w:author="Florin Iacob" w:date="2016-06-14T11:20:00Z">
        <w:r w:rsidDel="00820700">
          <w:delText>Items can be removed also by dragging and dropping them to the right column</w:delText>
        </w:r>
      </w:del>
    </w:p>
    <w:p w14:paraId="63B59029" w14:textId="326A06DA" w:rsidR="008C135B" w:rsidDel="00820700" w:rsidRDefault="008C135B">
      <w:pPr>
        <w:pStyle w:val="111Title"/>
        <w:numPr>
          <w:ilvl w:val="0"/>
          <w:numId w:val="0"/>
        </w:numPr>
        <w:rPr>
          <w:del w:id="874" w:author="Florin Iacob" w:date="2016-06-14T11:20:00Z"/>
        </w:rPr>
        <w:pPrChange w:id="875" w:author="Florin Iacob" w:date="2016-06-15T14:13:00Z">
          <w:pPr>
            <w:pStyle w:val="11111Title"/>
          </w:pPr>
        </w:pPrChange>
      </w:pPr>
      <w:del w:id="876" w:author="Florin Iacob" w:date="2016-06-14T11:20:00Z">
        <w:r w:rsidDel="00820700">
          <w:delText>Max number of possible items to add would be set automatically according to the client settings in that sub-brand</w:delText>
        </w:r>
      </w:del>
      <w:ins w:id="877" w:author="Hila Zimmerman" w:date="2016-05-23T14:56:00Z">
        <w:del w:id="878" w:author="Florin Iacob" w:date="2016-06-14T11:20:00Z">
          <w:r w:rsidR="000E7723" w:rsidDel="00820700">
            <w:delText>skin</w:delText>
          </w:r>
        </w:del>
      </w:ins>
      <w:del w:id="879" w:author="Florin Iacob" w:date="2016-06-14T11:20:00Z">
        <w:r w:rsidDel="00820700">
          <w:delText>.</w:delText>
        </w:r>
      </w:del>
    </w:p>
    <w:p w14:paraId="476873BF" w14:textId="28959ECE" w:rsidR="008C135B" w:rsidDel="00820700" w:rsidRDefault="008C135B">
      <w:pPr>
        <w:pStyle w:val="111Title"/>
        <w:numPr>
          <w:ilvl w:val="0"/>
          <w:numId w:val="0"/>
        </w:numPr>
        <w:rPr>
          <w:del w:id="880" w:author="Florin Iacob" w:date="2016-06-14T11:20:00Z"/>
        </w:rPr>
        <w:pPrChange w:id="881" w:author="Florin Iacob" w:date="2016-06-15T14:13:00Z">
          <w:pPr>
            <w:pStyle w:val="111Title"/>
          </w:pPr>
        </w:pPrChange>
      </w:pPr>
      <w:del w:id="882" w:author="Florin Iacob" w:date="2016-06-14T11:20:00Z">
        <w:r w:rsidDel="00820700">
          <w:delText>Right column</w:delText>
        </w:r>
      </w:del>
    </w:p>
    <w:p w14:paraId="0D2D5416" w14:textId="0EFA14DD" w:rsidR="008C135B" w:rsidDel="00820700" w:rsidRDefault="008C135B">
      <w:pPr>
        <w:pStyle w:val="111Title"/>
        <w:numPr>
          <w:ilvl w:val="0"/>
          <w:numId w:val="0"/>
        </w:numPr>
        <w:rPr>
          <w:del w:id="883" w:author="Florin Iacob" w:date="2016-06-14T11:20:00Z"/>
        </w:rPr>
        <w:pPrChange w:id="884" w:author="Florin Iacob" w:date="2016-06-15T14:13:00Z">
          <w:pPr>
            <w:pStyle w:val="1111Title"/>
          </w:pPr>
        </w:pPrChange>
      </w:pPr>
      <w:del w:id="885" w:author="Florin Iacob" w:date="2016-06-14T11:20:00Z">
        <w:r w:rsidDel="00820700">
          <w:delText>Search box, as-you-type, for any of the available items to use in this section. The results will be shown in the list below it.</w:delText>
        </w:r>
      </w:del>
    </w:p>
    <w:p w14:paraId="1EFF8079" w14:textId="2AFF1576" w:rsidR="008C135B" w:rsidDel="00820700" w:rsidRDefault="008C135B">
      <w:pPr>
        <w:pStyle w:val="111Title"/>
        <w:numPr>
          <w:ilvl w:val="0"/>
          <w:numId w:val="0"/>
        </w:numPr>
        <w:rPr>
          <w:del w:id="886" w:author="Florin Iacob" w:date="2016-06-14T11:20:00Z"/>
        </w:rPr>
        <w:pPrChange w:id="887" w:author="Florin Iacob" w:date="2016-06-15T14:13:00Z">
          <w:pPr>
            <w:pStyle w:val="11111Title"/>
          </w:pPr>
        </w:pPrChange>
      </w:pPr>
      <w:del w:id="888" w:author="Florin Iacob" w:date="2016-06-14T11:20:00Z">
        <w:r w:rsidDel="00820700">
          <w:delText>Text: “Start typing…”</w:delText>
        </w:r>
      </w:del>
    </w:p>
    <w:p w14:paraId="4AF06970" w14:textId="3D90F26B" w:rsidR="008C135B" w:rsidDel="00820700" w:rsidRDefault="008C135B">
      <w:pPr>
        <w:pStyle w:val="111Title"/>
        <w:numPr>
          <w:ilvl w:val="0"/>
          <w:numId w:val="0"/>
        </w:numPr>
        <w:rPr>
          <w:del w:id="889" w:author="Florin Iacob" w:date="2016-06-14T11:20:00Z"/>
        </w:rPr>
        <w:pPrChange w:id="890" w:author="Florin Iacob" w:date="2016-06-15T14:13:00Z">
          <w:pPr>
            <w:pStyle w:val="1111Title"/>
          </w:pPr>
        </w:pPrChange>
      </w:pPr>
      <w:del w:id="891" w:author="Florin Iacob" w:date="2016-06-14T11:20:00Z">
        <w:r w:rsidDel="00820700">
          <w:delText>List of all available items for this section.</w:delText>
        </w:r>
      </w:del>
    </w:p>
    <w:p w14:paraId="0409D278" w14:textId="7CB0BF98" w:rsidR="008C135B" w:rsidDel="00820700" w:rsidRDefault="008C135B">
      <w:pPr>
        <w:pStyle w:val="111Title"/>
        <w:numPr>
          <w:ilvl w:val="0"/>
          <w:numId w:val="0"/>
        </w:numPr>
        <w:rPr>
          <w:del w:id="892" w:author="Florin Iacob" w:date="2016-06-14T11:20:00Z"/>
        </w:rPr>
        <w:pPrChange w:id="893" w:author="Florin Iacob" w:date="2016-06-15T14:13:00Z">
          <w:pPr>
            <w:pStyle w:val="111111"/>
          </w:pPr>
        </w:pPrChange>
      </w:pPr>
      <w:del w:id="894" w:author="Florin Iacob" w:date="2016-06-14T11:20:00Z">
        <w:r w:rsidDel="00820700">
          <w:delText>By default, showing all relevant items for that menu (until search box is used).</w:delText>
        </w:r>
      </w:del>
    </w:p>
    <w:p w14:paraId="07DC04D6" w14:textId="2B6F42FC" w:rsidR="008C135B" w:rsidDel="00820700" w:rsidRDefault="008C135B">
      <w:pPr>
        <w:pStyle w:val="111Title"/>
        <w:numPr>
          <w:ilvl w:val="0"/>
          <w:numId w:val="0"/>
        </w:numPr>
        <w:rPr>
          <w:del w:id="895" w:author="Florin Iacob" w:date="2016-06-14T11:20:00Z"/>
        </w:rPr>
        <w:pPrChange w:id="896" w:author="Florin Iacob" w:date="2016-06-15T14:13:00Z">
          <w:pPr>
            <w:pStyle w:val="111111"/>
          </w:pPr>
        </w:pPrChange>
      </w:pPr>
      <w:del w:id="897" w:author="Florin Iacob" w:date="2016-06-14T11:20:00Z">
        <w:r w:rsidDel="00820700">
          <w:delText>By default, displaying all items, including the ones used on the left side (“chosen” items), sorted by name, highlighting the “chosen” items with a different color.</w:delText>
        </w:r>
      </w:del>
    </w:p>
    <w:p w14:paraId="1EB244E9" w14:textId="6669778A" w:rsidR="008C135B" w:rsidDel="00820700" w:rsidRDefault="008C135B">
      <w:pPr>
        <w:pStyle w:val="111Title"/>
        <w:numPr>
          <w:ilvl w:val="0"/>
          <w:numId w:val="0"/>
        </w:numPr>
        <w:rPr>
          <w:del w:id="898" w:author="Florin Iacob" w:date="2016-06-14T11:20:00Z"/>
        </w:rPr>
        <w:pPrChange w:id="899" w:author="Florin Iacob" w:date="2016-06-15T14:13:00Z">
          <w:pPr>
            <w:pStyle w:val="111111"/>
          </w:pPr>
        </w:pPrChange>
      </w:pPr>
      <w:del w:id="900" w:author="Florin Iacob" w:date="2016-06-14T11:20:00Z">
        <w:r w:rsidDel="00820700">
          <w:delText>Below the list, an option to change it from displaying all to displaying only unused (not chosen) items.</w:delText>
        </w:r>
      </w:del>
    </w:p>
    <w:p w14:paraId="380A56D7" w14:textId="771BD999" w:rsidR="008C135B" w:rsidDel="00820700" w:rsidRDefault="008C135B">
      <w:pPr>
        <w:pStyle w:val="111Title"/>
        <w:numPr>
          <w:ilvl w:val="0"/>
          <w:numId w:val="0"/>
        </w:numPr>
        <w:rPr>
          <w:del w:id="901" w:author="Florin Iacob" w:date="2016-06-14T11:20:00Z"/>
        </w:rPr>
        <w:pPrChange w:id="902" w:author="Florin Iacob" w:date="2016-06-15T14:13:00Z">
          <w:pPr>
            <w:pStyle w:val="111111"/>
          </w:pPr>
        </w:pPrChange>
      </w:pPr>
      <w:del w:id="903" w:author="Florin Iacob" w:date="2016-06-14T11:20:00Z">
        <w:r w:rsidDel="00820700">
          <w:delText>Picking items from that list and adding them to the left side would be allowed by drag &amp; drop.</w:delText>
        </w:r>
      </w:del>
    </w:p>
    <w:p w14:paraId="7FB258C8" w14:textId="456A625C" w:rsidR="008C135B" w:rsidDel="00820700" w:rsidRDefault="008C135B">
      <w:pPr>
        <w:pStyle w:val="111Title"/>
        <w:numPr>
          <w:ilvl w:val="0"/>
          <w:numId w:val="0"/>
        </w:numPr>
        <w:rPr>
          <w:del w:id="904" w:author="Florin Iacob" w:date="2016-06-14T11:20:00Z"/>
        </w:rPr>
        <w:pPrChange w:id="905" w:author="Florin Iacob" w:date="2016-06-15T14:13:00Z">
          <w:pPr>
            <w:pStyle w:val="111111"/>
          </w:pPr>
        </w:pPrChange>
      </w:pPr>
      <w:del w:id="906" w:author="Florin Iacob" w:date="2016-06-14T11:20:00Z">
        <w:r w:rsidDel="00820700">
          <w:delText>The list will allow multiple selection of items by holding down the CTRL key.</w:delText>
        </w:r>
      </w:del>
    </w:p>
    <w:p w14:paraId="0D1A7B64" w14:textId="1D4C2FB4" w:rsidR="008C135B" w:rsidDel="00820700" w:rsidRDefault="008C135B">
      <w:pPr>
        <w:pStyle w:val="111Title"/>
        <w:numPr>
          <w:ilvl w:val="0"/>
          <w:numId w:val="0"/>
        </w:numPr>
        <w:rPr>
          <w:del w:id="907" w:author="Florin Iacob" w:date="2016-06-14T11:20:00Z"/>
        </w:rPr>
      </w:pPr>
    </w:p>
    <w:p w14:paraId="225E4188" w14:textId="0ECED36D" w:rsidR="008C135B" w:rsidDel="00820700" w:rsidRDefault="008C135B">
      <w:pPr>
        <w:pStyle w:val="111Title"/>
        <w:numPr>
          <w:ilvl w:val="0"/>
          <w:numId w:val="0"/>
        </w:numPr>
        <w:rPr>
          <w:del w:id="908" w:author="Florin Iacob" w:date="2016-06-14T11:20:00Z"/>
        </w:rPr>
        <w:pPrChange w:id="909" w:author="Florin Iacob" w:date="2016-06-15T14:13:00Z">
          <w:pPr>
            <w:pStyle w:val="11Title"/>
          </w:pPr>
        </w:pPrChange>
      </w:pPr>
      <w:del w:id="910" w:author="Florin Iacob" w:date="2016-06-14T11:20:00Z">
        <w:r w:rsidDel="00820700">
          <w:delText>Top Games</w:delText>
        </w:r>
      </w:del>
    </w:p>
    <w:p w14:paraId="1504B9FA" w14:textId="2C660D3D" w:rsidR="008C135B" w:rsidDel="00820700" w:rsidRDefault="008C135B">
      <w:pPr>
        <w:pStyle w:val="111Title"/>
        <w:numPr>
          <w:ilvl w:val="0"/>
          <w:numId w:val="0"/>
        </w:numPr>
        <w:rPr>
          <w:del w:id="911" w:author="Florin Iacob" w:date="2016-06-14T11:20:00Z"/>
        </w:rPr>
        <w:pPrChange w:id="912" w:author="Florin Iacob" w:date="2016-06-15T14:13:00Z">
          <w:pPr>
            <w:pStyle w:val="NONNumbering"/>
          </w:pPr>
        </w:pPrChange>
      </w:pPr>
      <w:del w:id="913" w:author="Florin Iacob" w:date="2016-06-14T11:20:00Z">
        <w:r w:rsidDel="00820700">
          <w:rPr>
            <w:noProof/>
          </w:rPr>
          <w:drawing>
            <wp:inline distT="0" distB="0" distL="0" distR="0" wp14:anchorId="1D2F70CC" wp14:editId="3E11CBCA">
              <wp:extent cx="6660515" cy="2079625"/>
              <wp:effectExtent l="0" t="0" r="698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60515" cy="2079625"/>
                      </a:xfrm>
                      <a:prstGeom prst="rect">
                        <a:avLst/>
                      </a:prstGeom>
                    </pic:spPr>
                  </pic:pic>
                </a:graphicData>
              </a:graphic>
            </wp:inline>
          </w:drawing>
        </w:r>
      </w:del>
    </w:p>
    <w:p w14:paraId="752ABD82" w14:textId="271EFEFC" w:rsidR="008C135B" w:rsidDel="00820700" w:rsidRDefault="008C135B">
      <w:pPr>
        <w:pStyle w:val="111Title"/>
        <w:numPr>
          <w:ilvl w:val="0"/>
          <w:numId w:val="0"/>
        </w:numPr>
        <w:rPr>
          <w:del w:id="914" w:author="Florin Iacob" w:date="2016-06-14T11:20:00Z"/>
        </w:rPr>
        <w:pPrChange w:id="915" w:author="Florin Iacob" w:date="2016-06-15T14:13:00Z">
          <w:pPr>
            <w:pStyle w:val="111Title"/>
          </w:pPr>
        </w:pPrChange>
      </w:pPr>
      <w:del w:id="916" w:author="Florin Iacob" w:date="2016-06-14T11:20:00Z">
        <w:r w:rsidDel="00820700">
          <w:delText>Title: “Top Games”.</w:delText>
        </w:r>
      </w:del>
    </w:p>
    <w:p w14:paraId="12F21776" w14:textId="16A5ECCF" w:rsidR="008C135B" w:rsidDel="00820700" w:rsidRDefault="00914F5F">
      <w:pPr>
        <w:pStyle w:val="111Title"/>
        <w:numPr>
          <w:ilvl w:val="0"/>
          <w:numId w:val="0"/>
        </w:numPr>
        <w:rPr>
          <w:del w:id="917" w:author="Florin Iacob" w:date="2016-06-14T11:20:00Z"/>
        </w:rPr>
        <w:pPrChange w:id="918" w:author="Florin Iacob" w:date="2016-06-15T14:13:00Z">
          <w:pPr>
            <w:pStyle w:val="111Title"/>
          </w:pPr>
        </w:pPrChange>
      </w:pPr>
      <w:del w:id="919" w:author="Florin Iacob" w:date="2016-06-14T11:20:00Z">
        <w:r w:rsidDel="00820700">
          <w:delText>All the rest is identical to “favorites” section.</w:delText>
        </w:r>
      </w:del>
    </w:p>
    <w:p w14:paraId="47A86602" w14:textId="767A81B6" w:rsidR="008C135B" w:rsidDel="00820700" w:rsidRDefault="008C135B">
      <w:pPr>
        <w:pStyle w:val="111Title"/>
        <w:numPr>
          <w:ilvl w:val="0"/>
          <w:numId w:val="0"/>
        </w:numPr>
        <w:rPr>
          <w:del w:id="920" w:author="Florin Iacob" w:date="2016-06-14T11:20:00Z"/>
        </w:rPr>
      </w:pPr>
    </w:p>
    <w:p w14:paraId="65E1D57E" w14:textId="54CF0C04" w:rsidR="00914F5F" w:rsidDel="00820700" w:rsidRDefault="00914F5F">
      <w:pPr>
        <w:pStyle w:val="111Title"/>
        <w:numPr>
          <w:ilvl w:val="0"/>
          <w:numId w:val="0"/>
        </w:numPr>
        <w:rPr>
          <w:del w:id="921" w:author="Florin Iacob" w:date="2016-06-14T11:20:00Z"/>
        </w:rPr>
        <w:pPrChange w:id="922" w:author="Florin Iacob" w:date="2016-06-15T14:13:00Z">
          <w:pPr>
            <w:pStyle w:val="11Title"/>
          </w:pPr>
        </w:pPrChange>
      </w:pPr>
      <w:del w:id="923" w:author="Florin Iacob" w:date="2016-06-14T11:20:00Z">
        <w:r w:rsidDel="00820700">
          <w:delText>VIP Games</w:delText>
        </w:r>
      </w:del>
    </w:p>
    <w:p w14:paraId="23C82408" w14:textId="6C24AB37" w:rsidR="00914F5F" w:rsidDel="00820700" w:rsidRDefault="00914F5F">
      <w:pPr>
        <w:pStyle w:val="111Title"/>
        <w:numPr>
          <w:ilvl w:val="0"/>
          <w:numId w:val="0"/>
        </w:numPr>
        <w:rPr>
          <w:del w:id="924" w:author="Florin Iacob" w:date="2016-06-14T11:20:00Z"/>
        </w:rPr>
        <w:pPrChange w:id="925" w:author="Florin Iacob" w:date="2016-06-15T14:13:00Z">
          <w:pPr>
            <w:pStyle w:val="NONNumbering"/>
          </w:pPr>
        </w:pPrChange>
      </w:pPr>
      <w:del w:id="926" w:author="Florin Iacob" w:date="2016-06-14T11:20:00Z">
        <w:r w:rsidDel="00820700">
          <w:rPr>
            <w:noProof/>
          </w:rPr>
          <w:drawing>
            <wp:inline distT="0" distB="0" distL="0" distR="0" wp14:anchorId="489E4975" wp14:editId="7C483A9A">
              <wp:extent cx="6660515" cy="2065655"/>
              <wp:effectExtent l="0" t="0" r="698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0515" cy="2065655"/>
                      </a:xfrm>
                      <a:prstGeom prst="rect">
                        <a:avLst/>
                      </a:prstGeom>
                    </pic:spPr>
                  </pic:pic>
                </a:graphicData>
              </a:graphic>
            </wp:inline>
          </w:drawing>
        </w:r>
      </w:del>
    </w:p>
    <w:p w14:paraId="3A70E052" w14:textId="1BF9AABD" w:rsidR="00914F5F" w:rsidDel="00820700" w:rsidRDefault="00914F5F">
      <w:pPr>
        <w:pStyle w:val="111Title"/>
        <w:numPr>
          <w:ilvl w:val="0"/>
          <w:numId w:val="0"/>
        </w:numPr>
        <w:rPr>
          <w:del w:id="927" w:author="Florin Iacob" w:date="2016-06-14T11:20:00Z"/>
        </w:rPr>
        <w:pPrChange w:id="928" w:author="Florin Iacob" w:date="2016-06-15T14:13:00Z">
          <w:pPr>
            <w:pStyle w:val="111Title"/>
          </w:pPr>
        </w:pPrChange>
      </w:pPr>
      <w:del w:id="929" w:author="Florin Iacob" w:date="2016-06-14T11:20:00Z">
        <w:r w:rsidDel="00820700">
          <w:delText>Title: “VIP Games”.</w:delText>
        </w:r>
      </w:del>
    </w:p>
    <w:p w14:paraId="41E39E17" w14:textId="5417C9C9" w:rsidR="00914F5F" w:rsidDel="00820700" w:rsidRDefault="00914F5F">
      <w:pPr>
        <w:pStyle w:val="111Title"/>
        <w:numPr>
          <w:ilvl w:val="0"/>
          <w:numId w:val="0"/>
        </w:numPr>
        <w:rPr>
          <w:del w:id="930" w:author="Florin Iacob" w:date="2016-06-14T11:20:00Z"/>
        </w:rPr>
        <w:pPrChange w:id="931" w:author="Florin Iacob" w:date="2016-06-15T14:13:00Z">
          <w:pPr>
            <w:pStyle w:val="111Title"/>
          </w:pPr>
        </w:pPrChange>
      </w:pPr>
      <w:del w:id="932" w:author="Florin Iacob" w:date="2016-06-14T11:20:00Z">
        <w:r w:rsidDel="00820700">
          <w:delText>All the rest is identical to “favorites” section.</w:delText>
        </w:r>
      </w:del>
    </w:p>
    <w:p w14:paraId="5FEEC3FE" w14:textId="2FA4F58B" w:rsidR="00914F5F" w:rsidDel="00820700" w:rsidRDefault="00914F5F">
      <w:pPr>
        <w:pStyle w:val="111Title"/>
        <w:numPr>
          <w:ilvl w:val="0"/>
          <w:numId w:val="0"/>
        </w:numPr>
        <w:rPr>
          <w:del w:id="933" w:author="Florin Iacob" w:date="2016-06-14T11:20:00Z"/>
        </w:rPr>
      </w:pPr>
    </w:p>
    <w:p w14:paraId="3D1815E7" w14:textId="666CA0F2" w:rsidR="003E21A7" w:rsidDel="00820700" w:rsidRDefault="003E21A7">
      <w:pPr>
        <w:pStyle w:val="111Title"/>
        <w:numPr>
          <w:ilvl w:val="0"/>
          <w:numId w:val="0"/>
        </w:numPr>
        <w:rPr>
          <w:del w:id="934" w:author="Florin Iacob" w:date="2016-06-14T11:20:00Z"/>
        </w:rPr>
        <w:pPrChange w:id="935" w:author="Florin Iacob" w:date="2016-06-15T14:13:00Z">
          <w:pPr>
            <w:pStyle w:val="1111Title"/>
            <w:numPr>
              <w:ilvl w:val="0"/>
              <w:numId w:val="0"/>
            </w:numPr>
            <w:ind w:left="0" w:firstLine="0"/>
          </w:pPr>
        </w:pPrChange>
      </w:pPr>
    </w:p>
    <w:p w14:paraId="3D051C8F" w14:textId="48F74A64" w:rsidR="00FE4B30" w:rsidDel="00820700" w:rsidRDefault="000E7723">
      <w:pPr>
        <w:pStyle w:val="111Title"/>
        <w:numPr>
          <w:ilvl w:val="0"/>
          <w:numId w:val="0"/>
        </w:numPr>
        <w:rPr>
          <w:del w:id="936" w:author="Florin Iacob" w:date="2016-06-14T11:20:00Z"/>
        </w:rPr>
        <w:pPrChange w:id="937" w:author="Florin Iacob" w:date="2016-06-15T14:13:00Z">
          <w:pPr>
            <w:pStyle w:val="11Title"/>
          </w:pPr>
        </w:pPrChange>
      </w:pPr>
      <w:del w:id="938" w:author="Florin Iacob" w:date="2016-06-14T11:20:00Z">
        <w:r w:rsidDel="00820700">
          <w:delText>Nav Bar</w:delText>
        </w:r>
        <w:r w:rsidR="00FE4B30" w:rsidDel="00820700">
          <w:delText xml:space="preserve"> options:</w:delText>
        </w:r>
      </w:del>
    </w:p>
    <w:p w14:paraId="15B51662" w14:textId="76D53F97" w:rsidR="00EE71EB" w:rsidDel="00820700" w:rsidRDefault="00EE71EB">
      <w:pPr>
        <w:pStyle w:val="111Title"/>
        <w:numPr>
          <w:ilvl w:val="0"/>
          <w:numId w:val="0"/>
        </w:numPr>
        <w:rPr>
          <w:del w:id="939" w:author="Florin Iacob" w:date="2016-06-14T11:20:00Z"/>
        </w:rPr>
        <w:pPrChange w:id="940" w:author="Florin Iacob" w:date="2016-06-15T14:13:00Z">
          <w:pPr>
            <w:pStyle w:val="111Title"/>
          </w:pPr>
        </w:pPrChange>
      </w:pPr>
      <w:del w:id="941" w:author="Florin Iacob" w:date="2016-06-14T11:20:00Z">
        <w:r w:rsidDel="00820700">
          <w:delText>Left side:</w:delText>
        </w:r>
      </w:del>
    </w:p>
    <w:p w14:paraId="434FBE41" w14:textId="6DF5833B" w:rsidR="00EE71EB" w:rsidDel="00820700" w:rsidRDefault="00EE71EB">
      <w:pPr>
        <w:pStyle w:val="111Title"/>
        <w:numPr>
          <w:ilvl w:val="0"/>
          <w:numId w:val="0"/>
        </w:numPr>
        <w:rPr>
          <w:del w:id="942" w:author="Florin Iacob" w:date="2016-06-14T11:20:00Z"/>
        </w:rPr>
        <w:pPrChange w:id="943" w:author="Florin Iacob" w:date="2016-06-15T14:13:00Z">
          <w:pPr>
            <w:pStyle w:val="1111Title"/>
          </w:pPr>
        </w:pPrChange>
      </w:pPr>
      <w:del w:id="944" w:author="Florin Iacob" w:date="2016-06-14T11:20:00Z">
        <w:r w:rsidDel="00820700">
          <w:delText>Previous (disabled)</w:delText>
        </w:r>
      </w:del>
    </w:p>
    <w:p w14:paraId="477CBE5D" w14:textId="44A730A6" w:rsidR="00EE71EB" w:rsidDel="00820700" w:rsidRDefault="00EE71EB">
      <w:pPr>
        <w:pStyle w:val="111Title"/>
        <w:numPr>
          <w:ilvl w:val="0"/>
          <w:numId w:val="0"/>
        </w:numPr>
        <w:rPr>
          <w:del w:id="945" w:author="Florin Iacob" w:date="2016-06-14T11:20:00Z"/>
        </w:rPr>
        <w:pPrChange w:id="946" w:author="Florin Iacob" w:date="2016-06-15T14:13:00Z">
          <w:pPr>
            <w:pStyle w:val="1111Title"/>
          </w:pPr>
        </w:pPrChange>
      </w:pPr>
      <w:del w:id="947" w:author="Florin Iacob" w:date="2016-06-14T11:20:00Z">
        <w:r w:rsidDel="00820700">
          <w:delText>View mockup</w:delText>
        </w:r>
        <w:r w:rsidR="00194ABA" w:rsidDel="00820700">
          <w:delText xml:space="preserve"> - Details about this screen in the following sections</w:delText>
        </w:r>
      </w:del>
    </w:p>
    <w:p w14:paraId="76C2E4CD" w14:textId="5D022C04" w:rsidR="00EE71EB" w:rsidDel="00820700" w:rsidRDefault="00EE71EB">
      <w:pPr>
        <w:pStyle w:val="111Title"/>
        <w:numPr>
          <w:ilvl w:val="0"/>
          <w:numId w:val="0"/>
        </w:numPr>
        <w:rPr>
          <w:del w:id="948" w:author="Florin Iacob" w:date="2016-06-14T11:20:00Z"/>
        </w:rPr>
        <w:pPrChange w:id="949" w:author="Florin Iacob" w:date="2016-06-15T14:13:00Z">
          <w:pPr>
            <w:pStyle w:val="111Title"/>
          </w:pPr>
        </w:pPrChange>
      </w:pPr>
      <w:del w:id="950" w:author="Florin Iacob" w:date="2016-06-14T11:20:00Z">
        <w:r w:rsidDel="00820700">
          <w:delText>Right side:</w:delText>
        </w:r>
      </w:del>
    </w:p>
    <w:p w14:paraId="095F6117" w14:textId="2317CB65" w:rsidR="00EE71EB" w:rsidDel="00820700" w:rsidRDefault="00EE71EB">
      <w:pPr>
        <w:pStyle w:val="111Title"/>
        <w:numPr>
          <w:ilvl w:val="0"/>
          <w:numId w:val="0"/>
        </w:numPr>
        <w:rPr>
          <w:del w:id="951" w:author="Florin Iacob" w:date="2016-06-14T11:20:00Z"/>
        </w:rPr>
        <w:pPrChange w:id="952" w:author="Florin Iacob" w:date="2016-06-15T14:13:00Z">
          <w:pPr>
            <w:pStyle w:val="1111Title"/>
          </w:pPr>
        </w:pPrChange>
      </w:pPr>
      <w:del w:id="953" w:author="Florin Iacob" w:date="2016-06-14T11:20:00Z">
        <w:r w:rsidDel="00820700">
          <w:delText>Save draft</w:delText>
        </w:r>
        <w:r w:rsidR="00194ABA" w:rsidDel="00820700">
          <w:delText xml:space="preserve"> - Details about this screen in the following sections</w:delText>
        </w:r>
      </w:del>
    </w:p>
    <w:p w14:paraId="509D19FD" w14:textId="6986F9B8" w:rsidR="00FE4B30" w:rsidDel="00820700" w:rsidRDefault="00FE4B30">
      <w:pPr>
        <w:pStyle w:val="111Title"/>
        <w:numPr>
          <w:ilvl w:val="0"/>
          <w:numId w:val="0"/>
        </w:numPr>
        <w:rPr>
          <w:del w:id="954" w:author="Florin Iacob" w:date="2016-06-14T11:20:00Z"/>
        </w:rPr>
        <w:pPrChange w:id="955" w:author="Florin Iacob" w:date="2016-06-15T14:13:00Z">
          <w:pPr>
            <w:pStyle w:val="1111Title"/>
          </w:pPr>
        </w:pPrChange>
      </w:pPr>
      <w:del w:id="956" w:author="Florin Iacob" w:date="2016-06-14T11:20:00Z">
        <w:r w:rsidDel="00820700">
          <w:delText>Next</w:delText>
        </w:r>
        <w:r w:rsidR="00EE71EB" w:rsidDel="00820700">
          <w:delText xml:space="preserve"> </w:delText>
        </w:r>
        <w:r w:rsidDel="00820700">
          <w:delText>– Switching to Games page</w:delText>
        </w:r>
      </w:del>
    </w:p>
    <w:p w14:paraId="2F87DC56" w14:textId="7A26F084" w:rsidR="00282DA4" w:rsidDel="00820700" w:rsidRDefault="00282DA4">
      <w:pPr>
        <w:pStyle w:val="111Title"/>
        <w:numPr>
          <w:ilvl w:val="0"/>
          <w:numId w:val="0"/>
        </w:numPr>
        <w:rPr>
          <w:del w:id="957" w:author="Florin Iacob" w:date="2016-06-14T11:20:00Z"/>
        </w:rPr>
      </w:pPr>
    </w:p>
    <w:p w14:paraId="4176A715" w14:textId="0A00D8A2" w:rsidR="00CE31C0" w:rsidDel="00820700" w:rsidRDefault="00CE31C0">
      <w:pPr>
        <w:pStyle w:val="111Title"/>
        <w:numPr>
          <w:ilvl w:val="0"/>
          <w:numId w:val="0"/>
        </w:numPr>
        <w:rPr>
          <w:del w:id="958" w:author="Florin Iacob" w:date="2016-06-14T11:20:00Z"/>
          <w:caps/>
          <w:color w:val="2E74B5" w:themeColor="accent1" w:themeShade="BF"/>
          <w:sz w:val="32"/>
          <w:szCs w:val="28"/>
        </w:rPr>
        <w:pPrChange w:id="959" w:author="Florin Iacob" w:date="2016-06-15T14:13:00Z">
          <w:pPr/>
        </w:pPrChange>
      </w:pPr>
      <w:del w:id="960" w:author="Florin Iacob" w:date="2016-06-14T11:20:00Z">
        <w:r w:rsidDel="00820700">
          <w:br w:type="page"/>
        </w:r>
      </w:del>
    </w:p>
    <w:p w14:paraId="7B9D783A" w14:textId="14A68AA2" w:rsidR="00733B5D" w:rsidDel="00820700" w:rsidRDefault="005433F6">
      <w:pPr>
        <w:pStyle w:val="111Title"/>
        <w:numPr>
          <w:ilvl w:val="0"/>
          <w:numId w:val="0"/>
        </w:numPr>
        <w:rPr>
          <w:del w:id="961" w:author="Florin Iacob" w:date="2016-06-14T11:20:00Z"/>
        </w:rPr>
        <w:pPrChange w:id="962" w:author="Florin Iacob" w:date="2016-06-15T14:13:00Z">
          <w:pPr>
            <w:pStyle w:val="1Title"/>
          </w:pPr>
        </w:pPrChange>
      </w:pPr>
      <w:del w:id="963" w:author="Florin Iacob" w:date="2016-06-14T11:20:00Z">
        <w:r w:rsidDel="00820700">
          <w:delText>Games</w:delText>
        </w:r>
      </w:del>
    </w:p>
    <w:p w14:paraId="2AF7D34E" w14:textId="496DCFD4" w:rsidR="005433F6" w:rsidDel="00820700" w:rsidRDefault="00FD152B">
      <w:pPr>
        <w:pStyle w:val="111Title"/>
        <w:numPr>
          <w:ilvl w:val="0"/>
          <w:numId w:val="0"/>
        </w:numPr>
        <w:rPr>
          <w:del w:id="964" w:author="Florin Iacob" w:date="2016-06-14T11:20:00Z"/>
        </w:rPr>
        <w:pPrChange w:id="965" w:author="Florin Iacob" w:date="2016-06-15T14:13:00Z">
          <w:pPr>
            <w:pStyle w:val="NONNumbering"/>
          </w:pPr>
        </w:pPrChange>
      </w:pPr>
      <w:del w:id="966" w:author="Florin Iacob" w:date="2016-06-14T11:20:00Z">
        <w:r w:rsidDel="00820700">
          <w:rPr>
            <w:noProof/>
          </w:rPr>
          <w:drawing>
            <wp:inline distT="0" distB="0" distL="0" distR="0" wp14:anchorId="4EFD2FB4" wp14:editId="14D67049">
              <wp:extent cx="4703674" cy="3389300"/>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6414" cy="3391274"/>
                      </a:xfrm>
                      <a:prstGeom prst="rect">
                        <a:avLst/>
                      </a:prstGeom>
                    </pic:spPr>
                  </pic:pic>
                </a:graphicData>
              </a:graphic>
            </wp:inline>
          </w:drawing>
        </w:r>
      </w:del>
    </w:p>
    <w:p w14:paraId="48E0CC1C" w14:textId="7ADE7347" w:rsidR="005433F6" w:rsidDel="00820700" w:rsidRDefault="005433F6">
      <w:pPr>
        <w:pStyle w:val="111Title"/>
        <w:numPr>
          <w:ilvl w:val="0"/>
          <w:numId w:val="0"/>
        </w:numPr>
        <w:rPr>
          <w:del w:id="967" w:author="Florin Iacob" w:date="2016-06-14T11:20:00Z"/>
        </w:rPr>
        <w:pPrChange w:id="968" w:author="Florin Iacob" w:date="2016-06-15T14:13:00Z">
          <w:pPr>
            <w:pStyle w:val="11Title"/>
          </w:pPr>
        </w:pPrChange>
      </w:pPr>
      <w:del w:id="969" w:author="Florin Iacob" w:date="2016-06-14T11:20:00Z">
        <w:r w:rsidDel="00820700">
          <w:delText>Main section</w:delText>
        </w:r>
      </w:del>
    </w:p>
    <w:p w14:paraId="73032204" w14:textId="32DC8143" w:rsidR="005433F6" w:rsidDel="00820700" w:rsidRDefault="005433F6">
      <w:pPr>
        <w:pStyle w:val="111Title"/>
        <w:numPr>
          <w:ilvl w:val="0"/>
          <w:numId w:val="0"/>
        </w:numPr>
        <w:rPr>
          <w:del w:id="970" w:author="Florin Iacob" w:date="2016-06-14T11:20:00Z"/>
        </w:rPr>
        <w:pPrChange w:id="971" w:author="Florin Iacob" w:date="2016-06-15T14:13:00Z">
          <w:pPr>
            <w:pStyle w:val="111Title"/>
          </w:pPr>
        </w:pPrChange>
      </w:pPr>
      <w:del w:id="972" w:author="Florin Iacob" w:date="2016-06-14T11:20:00Z">
        <w:r w:rsidDel="00820700">
          <w:delText>Displaying the list of arenas set in the previous screen, each with its own line, name and down arrow to indicate that this part opens up below it.</w:delText>
        </w:r>
      </w:del>
    </w:p>
    <w:p w14:paraId="0E40226C" w14:textId="5057B8B6" w:rsidR="00AE076F" w:rsidDel="00820700" w:rsidRDefault="00AE076F">
      <w:pPr>
        <w:pStyle w:val="111Title"/>
        <w:numPr>
          <w:ilvl w:val="0"/>
          <w:numId w:val="0"/>
        </w:numPr>
        <w:rPr>
          <w:del w:id="973" w:author="Florin Iacob" w:date="2016-06-14T11:20:00Z"/>
        </w:rPr>
        <w:pPrChange w:id="974" w:author="Florin Iacob" w:date="2016-06-15T14:13:00Z">
          <w:pPr>
            <w:pStyle w:val="1111Title"/>
          </w:pPr>
        </w:pPrChange>
      </w:pPr>
      <w:del w:id="975" w:author="Florin Iacob" w:date="2016-06-14T11:20:00Z">
        <w:r w:rsidDel="00820700">
          <w:delText>The “Live Dealer” arena line will not be available for editing and will be grayed-out.</w:delText>
        </w:r>
      </w:del>
    </w:p>
    <w:p w14:paraId="18B37FFE" w14:textId="0E977259" w:rsidR="00AE076F" w:rsidDel="00820700" w:rsidRDefault="00AE076F">
      <w:pPr>
        <w:pStyle w:val="111Title"/>
        <w:numPr>
          <w:ilvl w:val="0"/>
          <w:numId w:val="0"/>
        </w:numPr>
        <w:rPr>
          <w:del w:id="976" w:author="Florin Iacob" w:date="2016-06-14T11:20:00Z"/>
        </w:rPr>
        <w:pPrChange w:id="977" w:author="Florin Iacob" w:date="2016-06-15T14:13:00Z">
          <w:pPr>
            <w:pStyle w:val="1111Title"/>
            <w:numPr>
              <w:ilvl w:val="0"/>
              <w:numId w:val="0"/>
            </w:numPr>
            <w:ind w:left="0" w:firstLine="0"/>
          </w:pPr>
        </w:pPrChange>
      </w:pPr>
      <w:del w:id="978" w:author="Florin Iacob" w:date="2016-06-14T11:20:00Z">
        <w:r w:rsidDel="00820700">
          <w:rPr>
            <w:noProof/>
          </w:rPr>
          <w:drawing>
            <wp:inline distT="0" distB="0" distL="0" distR="0" wp14:anchorId="60269482" wp14:editId="4848D7FB">
              <wp:extent cx="4729302" cy="1144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102" cy="1152487"/>
                      </a:xfrm>
                      <a:prstGeom prst="rect">
                        <a:avLst/>
                      </a:prstGeom>
                    </pic:spPr>
                  </pic:pic>
                </a:graphicData>
              </a:graphic>
            </wp:inline>
          </w:drawing>
        </w:r>
      </w:del>
    </w:p>
    <w:p w14:paraId="2D929E89" w14:textId="7A36A333" w:rsidR="00AE076F" w:rsidDel="00820700" w:rsidRDefault="00AE076F">
      <w:pPr>
        <w:pStyle w:val="111Title"/>
        <w:numPr>
          <w:ilvl w:val="0"/>
          <w:numId w:val="0"/>
        </w:numPr>
        <w:rPr>
          <w:del w:id="979" w:author="Florin Iacob" w:date="2016-06-14T11:20:00Z"/>
        </w:rPr>
        <w:pPrChange w:id="980" w:author="Florin Iacob" w:date="2016-06-15T14:13:00Z">
          <w:pPr>
            <w:pStyle w:val="1111Title"/>
          </w:pPr>
        </w:pPrChange>
      </w:pPr>
      <w:del w:id="981" w:author="Florin Iacob" w:date="2016-06-14T11:20:00Z">
        <w:r w:rsidDel="00820700">
          <w:delText>The list of arenas will be ordered by the same order that they were set in the previous Arenas page.</w:delText>
        </w:r>
      </w:del>
    </w:p>
    <w:p w14:paraId="0E079FC5" w14:textId="1D1FCD6C" w:rsidR="005433F6" w:rsidDel="00820700" w:rsidRDefault="005433F6">
      <w:pPr>
        <w:pStyle w:val="111Title"/>
        <w:numPr>
          <w:ilvl w:val="0"/>
          <w:numId w:val="0"/>
        </w:numPr>
        <w:rPr>
          <w:del w:id="982" w:author="Florin Iacob" w:date="2016-06-14T11:20:00Z"/>
        </w:rPr>
        <w:pPrChange w:id="983" w:author="Florin Iacob" w:date="2016-06-15T14:13:00Z">
          <w:pPr>
            <w:pStyle w:val="111Title"/>
          </w:pPr>
        </w:pPrChange>
      </w:pPr>
      <w:del w:id="984" w:author="Florin Iacob" w:date="2016-06-14T11:20:00Z">
        <w:r w:rsidDel="00820700">
          <w:delText>Clicking each row (all along it, including the arrow) opens up the games changes screen.</w:delText>
        </w:r>
      </w:del>
    </w:p>
    <w:p w14:paraId="6DBE27EE" w14:textId="68185F4E" w:rsidR="005433F6" w:rsidDel="00820700" w:rsidRDefault="005433F6">
      <w:pPr>
        <w:pStyle w:val="111Title"/>
        <w:numPr>
          <w:ilvl w:val="0"/>
          <w:numId w:val="0"/>
        </w:numPr>
        <w:rPr>
          <w:del w:id="985" w:author="Florin Iacob" w:date="2016-06-14T11:20:00Z"/>
        </w:rPr>
        <w:pPrChange w:id="986" w:author="Florin Iacob" w:date="2016-06-15T14:13:00Z">
          <w:pPr>
            <w:pStyle w:val="111Title"/>
          </w:pPr>
        </w:pPrChange>
      </w:pPr>
      <w:del w:id="987" w:author="Florin Iacob" w:date="2016-06-14T11:20:00Z">
        <w:r w:rsidDel="00820700">
          <w:delText>Upon opening one of the rows, that specific row would become the top one, and the rest of the rows would disappear.</w:delText>
        </w:r>
      </w:del>
    </w:p>
    <w:p w14:paraId="019E5CB1" w14:textId="34A7C786" w:rsidR="00FD152B" w:rsidDel="00820700" w:rsidRDefault="00FD152B">
      <w:pPr>
        <w:pStyle w:val="111Title"/>
        <w:numPr>
          <w:ilvl w:val="0"/>
          <w:numId w:val="0"/>
        </w:numPr>
        <w:rPr>
          <w:del w:id="988" w:author="Florin Iacob" w:date="2016-06-14T11:20:00Z"/>
        </w:rPr>
        <w:pPrChange w:id="989" w:author="Florin Iacob" w:date="2016-06-15T14:13:00Z">
          <w:pPr>
            <w:pStyle w:val="111Title"/>
          </w:pPr>
        </w:pPrChange>
      </w:pPr>
      <w:del w:id="990" w:author="Florin Iacob" w:date="2016-06-14T11:20:00Z">
        <w:r w:rsidDel="00820700">
          <w:delText>On the top right there’s a mobile labels button – if turned on, it will add the mobile label to all relevant games under that brand automatically. This is especially good for brands that do not have a mobile client, therefore we would like to remove the mobile indication off their games.</w:delText>
        </w:r>
      </w:del>
    </w:p>
    <w:p w14:paraId="0B870E44" w14:textId="0905CA00" w:rsidR="00FD152B" w:rsidDel="00820700" w:rsidRDefault="00FD152B">
      <w:pPr>
        <w:pStyle w:val="111Title"/>
        <w:numPr>
          <w:ilvl w:val="0"/>
          <w:numId w:val="0"/>
        </w:numPr>
        <w:rPr>
          <w:del w:id="991" w:author="Florin Iacob" w:date="2016-06-14T11:20:00Z"/>
        </w:rPr>
        <w:pPrChange w:id="992" w:author="Florin Iacob" w:date="2016-06-15T14:13:00Z">
          <w:pPr>
            <w:pStyle w:val="1111Title"/>
          </w:pPr>
        </w:pPrChange>
      </w:pPr>
      <w:del w:id="993" w:author="Florin Iacob" w:date="2016-06-14T11:20:00Z">
        <w:r w:rsidDel="00820700">
          <w:delText>2 possible states:</w:delText>
        </w:r>
      </w:del>
    </w:p>
    <w:p w14:paraId="205C6048" w14:textId="7C2D49A4" w:rsidR="00FD152B" w:rsidDel="00820700" w:rsidRDefault="00FD152B">
      <w:pPr>
        <w:pStyle w:val="111Title"/>
        <w:numPr>
          <w:ilvl w:val="0"/>
          <w:numId w:val="0"/>
        </w:numPr>
        <w:rPr>
          <w:del w:id="994" w:author="Florin Iacob" w:date="2016-06-14T11:20:00Z"/>
        </w:rPr>
        <w:pPrChange w:id="995" w:author="Florin Iacob" w:date="2016-06-15T14:13:00Z">
          <w:pPr>
            <w:pStyle w:val="11111Title"/>
          </w:pPr>
        </w:pPrChange>
      </w:pPr>
      <w:del w:id="996" w:author="Florin Iacob" w:date="2016-06-14T11:20:00Z">
        <w:r w:rsidDel="00820700">
          <w:delText xml:space="preserve">OFF: </w:delText>
        </w:r>
        <w:r w:rsidDel="00820700">
          <w:rPr>
            <w:noProof/>
          </w:rPr>
          <w:drawing>
            <wp:inline distT="0" distB="0" distL="0" distR="0" wp14:anchorId="1CAA1515" wp14:editId="43F77E4D">
              <wp:extent cx="1085714" cy="43809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5714" cy="438095"/>
                      </a:xfrm>
                      <a:prstGeom prst="rect">
                        <a:avLst/>
                      </a:prstGeom>
                    </pic:spPr>
                  </pic:pic>
                </a:graphicData>
              </a:graphic>
            </wp:inline>
          </w:drawing>
        </w:r>
      </w:del>
    </w:p>
    <w:p w14:paraId="08B5283E" w14:textId="246A1CC3" w:rsidR="00FD152B" w:rsidDel="00820700" w:rsidRDefault="00FD152B">
      <w:pPr>
        <w:pStyle w:val="111Title"/>
        <w:numPr>
          <w:ilvl w:val="0"/>
          <w:numId w:val="0"/>
        </w:numPr>
        <w:rPr>
          <w:del w:id="997" w:author="Florin Iacob" w:date="2016-06-14T11:20:00Z"/>
        </w:rPr>
        <w:pPrChange w:id="998" w:author="Florin Iacob" w:date="2016-06-15T14:13:00Z">
          <w:pPr>
            <w:pStyle w:val="11111Title"/>
          </w:pPr>
        </w:pPrChange>
      </w:pPr>
      <w:del w:id="999" w:author="Florin Iacob" w:date="2016-06-14T11:20:00Z">
        <w:r w:rsidDel="00820700">
          <w:delText xml:space="preserve">ON: </w:delText>
        </w:r>
        <w:r w:rsidDel="00820700">
          <w:rPr>
            <w:noProof/>
          </w:rPr>
          <w:drawing>
            <wp:inline distT="0" distB="0" distL="0" distR="0" wp14:anchorId="06F309F2" wp14:editId="34D1369F">
              <wp:extent cx="1085714" cy="43809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5714" cy="438095"/>
                      </a:xfrm>
                      <a:prstGeom prst="rect">
                        <a:avLst/>
                      </a:prstGeom>
                    </pic:spPr>
                  </pic:pic>
                </a:graphicData>
              </a:graphic>
            </wp:inline>
          </w:drawing>
        </w:r>
      </w:del>
    </w:p>
    <w:p w14:paraId="592943F5" w14:textId="6A8CC14E" w:rsidR="00FD152B" w:rsidDel="00820700" w:rsidRDefault="00FD152B">
      <w:pPr>
        <w:pStyle w:val="111Title"/>
        <w:numPr>
          <w:ilvl w:val="0"/>
          <w:numId w:val="0"/>
        </w:numPr>
        <w:rPr>
          <w:del w:id="1000" w:author="Florin Iacob" w:date="2016-06-14T11:20:00Z"/>
        </w:rPr>
        <w:pPrChange w:id="1001" w:author="Florin Iacob" w:date="2016-06-15T14:13:00Z">
          <w:pPr>
            <w:pStyle w:val="1111Title"/>
          </w:pPr>
        </w:pPrChange>
      </w:pPr>
      <w:del w:id="1002" w:author="Florin Iacob" w:date="2016-06-14T11:20:00Z">
        <w:r w:rsidDel="00820700">
          <w:delText>Default is ON.</w:delText>
        </w:r>
      </w:del>
    </w:p>
    <w:p w14:paraId="64F52787" w14:textId="34E0BEB4" w:rsidR="00194ABA" w:rsidDel="00820700" w:rsidRDefault="00194ABA">
      <w:pPr>
        <w:pStyle w:val="111Title"/>
        <w:numPr>
          <w:ilvl w:val="0"/>
          <w:numId w:val="0"/>
        </w:numPr>
        <w:rPr>
          <w:del w:id="1003" w:author="Florin Iacob" w:date="2016-06-14T11:20:00Z"/>
        </w:rPr>
      </w:pPr>
    </w:p>
    <w:p w14:paraId="3CD1E3C5" w14:textId="2D00D26A" w:rsidR="005433F6" w:rsidDel="00820700" w:rsidRDefault="005433F6">
      <w:pPr>
        <w:pStyle w:val="111Title"/>
        <w:numPr>
          <w:ilvl w:val="0"/>
          <w:numId w:val="0"/>
        </w:numPr>
        <w:rPr>
          <w:del w:id="1004" w:author="Florin Iacob" w:date="2016-06-14T11:20:00Z"/>
        </w:rPr>
        <w:pPrChange w:id="1005" w:author="Florin Iacob" w:date="2016-06-15T14:13:00Z">
          <w:pPr>
            <w:pStyle w:val="11Title"/>
          </w:pPr>
        </w:pPrChange>
      </w:pPr>
      <w:del w:id="1006" w:author="Florin Iacob" w:date="2016-06-14T11:20:00Z">
        <w:r w:rsidDel="00820700">
          <w:delText>Games editing screen</w:delText>
        </w:r>
      </w:del>
    </w:p>
    <w:p w14:paraId="019DF70D" w14:textId="60AEE0F3" w:rsidR="005433F6" w:rsidDel="00820700" w:rsidRDefault="00194ABA">
      <w:pPr>
        <w:pStyle w:val="111Title"/>
        <w:numPr>
          <w:ilvl w:val="0"/>
          <w:numId w:val="0"/>
        </w:numPr>
        <w:rPr>
          <w:del w:id="1007" w:author="Florin Iacob" w:date="2016-06-14T11:20:00Z"/>
        </w:rPr>
        <w:pPrChange w:id="1008" w:author="Florin Iacob" w:date="2016-06-15T14:13:00Z">
          <w:pPr>
            <w:pStyle w:val="NONNumbering"/>
          </w:pPr>
        </w:pPrChange>
      </w:pPr>
      <w:del w:id="1009" w:author="Florin Iacob" w:date="2016-06-14T11:20:00Z">
        <w:r w:rsidDel="00820700">
          <w:rPr>
            <w:noProof/>
          </w:rPr>
          <w:drawing>
            <wp:inline distT="0" distB="0" distL="0" distR="0" wp14:anchorId="1EC02F35" wp14:editId="03448AB4">
              <wp:extent cx="4986068" cy="3100784"/>
              <wp:effectExtent l="0" t="0" r="508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7049" cy="3107613"/>
                      </a:xfrm>
                      <a:prstGeom prst="rect">
                        <a:avLst/>
                      </a:prstGeom>
                    </pic:spPr>
                  </pic:pic>
                </a:graphicData>
              </a:graphic>
            </wp:inline>
          </w:drawing>
        </w:r>
      </w:del>
    </w:p>
    <w:p w14:paraId="5B3DDFC8" w14:textId="5F6F711D" w:rsidR="005433F6" w:rsidDel="00820700" w:rsidRDefault="005433F6">
      <w:pPr>
        <w:pStyle w:val="111Title"/>
        <w:numPr>
          <w:ilvl w:val="0"/>
          <w:numId w:val="0"/>
        </w:numPr>
        <w:rPr>
          <w:del w:id="1010" w:author="Florin Iacob" w:date="2016-06-14T11:20:00Z"/>
        </w:rPr>
        <w:pPrChange w:id="1011" w:author="Florin Iacob" w:date="2016-06-15T14:13:00Z">
          <w:pPr>
            <w:pStyle w:val="111Title"/>
          </w:pPr>
        </w:pPrChange>
      </w:pPr>
      <w:del w:id="1012" w:author="Florin Iacob" w:date="2016-06-14T11:20:00Z">
        <w:r w:rsidDel="00820700">
          <w:delText xml:space="preserve">Size: </w:delText>
        </w:r>
        <w:r w:rsidR="00194ABA" w:rsidDel="00820700">
          <w:delText>taking over the entire area below the clicked line.</w:delText>
        </w:r>
      </w:del>
    </w:p>
    <w:p w14:paraId="6A32C08A" w14:textId="0ADCB60C" w:rsidR="00194ABA" w:rsidDel="00820700" w:rsidRDefault="005433F6">
      <w:pPr>
        <w:pStyle w:val="111Title"/>
        <w:numPr>
          <w:ilvl w:val="0"/>
          <w:numId w:val="0"/>
        </w:numPr>
        <w:rPr>
          <w:del w:id="1013" w:author="Florin Iacob" w:date="2016-06-14T11:20:00Z"/>
        </w:rPr>
        <w:pPrChange w:id="1014" w:author="Florin Iacob" w:date="2016-06-15T14:13:00Z">
          <w:pPr>
            <w:pStyle w:val="111Title"/>
          </w:pPr>
        </w:pPrChange>
      </w:pPr>
      <w:del w:id="1015" w:author="Florin Iacob" w:date="2016-06-14T11:20:00Z">
        <w:r w:rsidDel="00820700">
          <w:delText xml:space="preserve">Once clicked to open, the line with the arena name will change its arrow to up (indication that the user can close that window back), and a “done” button would appear next to the arrow, allowing the user to save </w:delText>
        </w:r>
        <w:r w:rsidR="00383E6B" w:rsidDel="00820700">
          <w:delText>and finish working on this arena.</w:delText>
        </w:r>
      </w:del>
    </w:p>
    <w:p w14:paraId="3ADDD3EE" w14:textId="50409F25" w:rsidR="00383E6B" w:rsidRPr="00B06C2C" w:rsidDel="00820700" w:rsidRDefault="00383E6B">
      <w:pPr>
        <w:pStyle w:val="111Title"/>
        <w:numPr>
          <w:ilvl w:val="0"/>
          <w:numId w:val="0"/>
        </w:numPr>
        <w:rPr>
          <w:del w:id="1016" w:author="Florin Iacob" w:date="2016-06-14T11:20:00Z"/>
          <w:b/>
          <w:bCs/>
        </w:rPr>
        <w:pPrChange w:id="1017" w:author="Florin Iacob" w:date="2016-06-15T14:13:00Z">
          <w:pPr>
            <w:pStyle w:val="111Title"/>
          </w:pPr>
        </w:pPrChange>
      </w:pPr>
      <w:del w:id="1018" w:author="Florin Iacob" w:date="2016-06-14T11:20:00Z">
        <w:r w:rsidRPr="00B06C2C" w:rsidDel="00820700">
          <w:rPr>
            <w:b/>
            <w:bCs/>
          </w:rPr>
          <w:delText>Left column</w:delText>
        </w:r>
      </w:del>
    </w:p>
    <w:p w14:paraId="6B182707" w14:textId="71290929" w:rsidR="00383E6B" w:rsidDel="00820700" w:rsidRDefault="00383E6B">
      <w:pPr>
        <w:pStyle w:val="111Title"/>
        <w:numPr>
          <w:ilvl w:val="0"/>
          <w:numId w:val="0"/>
        </w:numPr>
        <w:rPr>
          <w:del w:id="1019" w:author="Florin Iacob" w:date="2016-06-14T11:20:00Z"/>
        </w:rPr>
        <w:pPrChange w:id="1020" w:author="Florin Iacob" w:date="2016-06-15T14:13:00Z">
          <w:pPr>
            <w:pStyle w:val="1111Title"/>
          </w:pPr>
        </w:pPrChange>
      </w:pPr>
      <w:del w:id="1021" w:author="Florin Iacob" w:date="2016-06-14T11:20:00Z">
        <w:r w:rsidRPr="00B06C2C" w:rsidDel="00820700">
          <w:rPr>
            <w:b/>
            <w:bCs/>
          </w:rPr>
          <w:delText>Top text</w:delText>
        </w:r>
        <w:r w:rsidDel="00820700">
          <w:delText xml:space="preserve">: “Drag </w:delText>
        </w:r>
        <w:r w:rsidR="00194ABA" w:rsidDel="00820700">
          <w:delText>&amp;</w:delText>
        </w:r>
        <w:r w:rsidDel="00820700">
          <w:delText xml:space="preserve"> drop </w:delText>
        </w:r>
        <w:r w:rsidR="00194ABA" w:rsidDel="00820700">
          <w:delText>to re</w:delText>
        </w:r>
        <w:r w:rsidDel="00820700">
          <w:delText>order, add or remove”.</w:delText>
        </w:r>
      </w:del>
    </w:p>
    <w:p w14:paraId="175382E4" w14:textId="34A2CDAE" w:rsidR="00383E6B" w:rsidDel="00820700" w:rsidRDefault="00383E6B">
      <w:pPr>
        <w:pStyle w:val="111Title"/>
        <w:numPr>
          <w:ilvl w:val="0"/>
          <w:numId w:val="0"/>
        </w:numPr>
        <w:rPr>
          <w:del w:id="1022" w:author="Florin Iacob" w:date="2016-06-14T11:20:00Z"/>
        </w:rPr>
        <w:pPrChange w:id="1023" w:author="Florin Iacob" w:date="2016-06-15T14:13:00Z">
          <w:pPr>
            <w:pStyle w:val="1111Title"/>
          </w:pPr>
        </w:pPrChange>
      </w:pPr>
      <w:del w:id="1024" w:author="Florin Iacob" w:date="2016-06-14T11:20:00Z">
        <w:r w:rsidRPr="00B06C2C" w:rsidDel="00820700">
          <w:rPr>
            <w:b/>
            <w:bCs/>
          </w:rPr>
          <w:delText>Search icon</w:delText>
        </w:r>
        <w:r w:rsidDel="00820700">
          <w:delText>, to find a specific game in that list (meaning, searching only within that list of chosen games on the left)</w:delText>
        </w:r>
      </w:del>
    </w:p>
    <w:p w14:paraId="7E5CC04F" w14:textId="64B9569D" w:rsidR="00383E6B" w:rsidDel="00820700" w:rsidRDefault="00383E6B">
      <w:pPr>
        <w:pStyle w:val="111Title"/>
        <w:numPr>
          <w:ilvl w:val="0"/>
          <w:numId w:val="0"/>
        </w:numPr>
        <w:rPr>
          <w:del w:id="1025" w:author="Florin Iacob" w:date="2016-06-14T11:20:00Z"/>
        </w:rPr>
        <w:pPrChange w:id="1026" w:author="Florin Iacob" w:date="2016-06-15T14:13:00Z">
          <w:pPr>
            <w:pStyle w:val="11111Title"/>
          </w:pPr>
        </w:pPrChange>
      </w:pPr>
      <w:del w:id="1027" w:author="Florin Iacob" w:date="2016-06-14T11:20:00Z">
        <w:r w:rsidDel="00820700">
          <w:delText>Searching would retrieve the same list structure with the relevant results (as-you-type).</w:delText>
        </w:r>
      </w:del>
    </w:p>
    <w:p w14:paraId="174910CA" w14:textId="73C7109A" w:rsidR="00383E6B" w:rsidDel="00820700" w:rsidRDefault="00383E6B">
      <w:pPr>
        <w:pStyle w:val="111Title"/>
        <w:numPr>
          <w:ilvl w:val="0"/>
          <w:numId w:val="0"/>
        </w:numPr>
        <w:rPr>
          <w:del w:id="1028" w:author="Florin Iacob" w:date="2016-06-14T11:20:00Z"/>
        </w:rPr>
        <w:pPrChange w:id="1029" w:author="Florin Iacob" w:date="2016-06-15T14:13:00Z">
          <w:pPr>
            <w:pStyle w:val="1111Title"/>
          </w:pPr>
        </w:pPrChange>
      </w:pPr>
      <w:del w:id="1030" w:author="Florin Iacob" w:date="2016-06-14T11:20:00Z">
        <w:r w:rsidRPr="00B06C2C" w:rsidDel="00820700">
          <w:rPr>
            <w:b/>
            <w:bCs/>
          </w:rPr>
          <w:delText>List of all games</w:delText>
        </w:r>
        <w:r w:rsidDel="00820700">
          <w:delText xml:space="preserve"> (all that are currently in production in that specific arena)</w:delText>
        </w:r>
      </w:del>
    </w:p>
    <w:p w14:paraId="6642EECA" w14:textId="34C4AEFD" w:rsidR="00383E6B" w:rsidDel="00820700" w:rsidRDefault="00383E6B">
      <w:pPr>
        <w:pStyle w:val="111Title"/>
        <w:numPr>
          <w:ilvl w:val="0"/>
          <w:numId w:val="0"/>
        </w:numPr>
        <w:rPr>
          <w:del w:id="1031" w:author="Florin Iacob" w:date="2016-06-14T11:20:00Z"/>
        </w:rPr>
        <w:pPrChange w:id="1032" w:author="Florin Iacob" w:date="2016-06-15T14:13:00Z">
          <w:pPr>
            <w:pStyle w:val="11111Title"/>
          </w:pPr>
        </w:pPrChange>
      </w:pPr>
      <w:del w:id="1033" w:author="Florin Iacob" w:date="2016-06-14T11:20:00Z">
        <w:r w:rsidDel="00820700">
          <w:delText xml:space="preserve">Labels: For each games, there are </w:delText>
        </w:r>
        <w:r w:rsidR="00194ABA" w:rsidDel="00820700">
          <w:delText>2</w:delText>
        </w:r>
        <w:r w:rsidDel="00820700">
          <w:delText xml:space="preserve"> labels, represented as icons. These labels can be turned on or off by a clicking, switching between grayed out (off) to full color (on). The labels would</w:delText>
        </w:r>
        <w:r w:rsidR="00194ABA" w:rsidDel="00820700">
          <w:delText xml:space="preserve"> initially</w:delText>
        </w:r>
        <w:r w:rsidDel="00820700">
          <w:delText xml:space="preserve"> be on/off according to production.</w:delText>
        </w:r>
      </w:del>
    </w:p>
    <w:p w14:paraId="0A2D4E43" w14:textId="761C5E36" w:rsidR="00383E6B" w:rsidDel="00820700" w:rsidRDefault="00194ABA">
      <w:pPr>
        <w:pStyle w:val="111Title"/>
        <w:numPr>
          <w:ilvl w:val="0"/>
          <w:numId w:val="0"/>
        </w:numPr>
        <w:rPr>
          <w:del w:id="1034" w:author="Florin Iacob" w:date="2016-06-14T11:20:00Z"/>
        </w:rPr>
        <w:pPrChange w:id="1035" w:author="Florin Iacob" w:date="2016-06-15T14:13:00Z">
          <w:pPr>
            <w:pStyle w:val="111111"/>
          </w:pPr>
        </w:pPrChange>
      </w:pPr>
      <w:del w:id="1036" w:author="Florin Iacob" w:date="2016-06-14T11:20:00Z">
        <w:r w:rsidDel="00820700">
          <w:delText>Game is available for VIPs</w:delText>
        </w:r>
      </w:del>
    </w:p>
    <w:p w14:paraId="228DBD3D" w14:textId="5F2B5E3B" w:rsidR="00383E6B" w:rsidDel="00820700" w:rsidRDefault="00194ABA">
      <w:pPr>
        <w:pStyle w:val="111Title"/>
        <w:numPr>
          <w:ilvl w:val="0"/>
          <w:numId w:val="0"/>
        </w:numPr>
        <w:rPr>
          <w:del w:id="1037" w:author="Florin Iacob" w:date="2016-06-14T11:20:00Z"/>
        </w:rPr>
        <w:pPrChange w:id="1038" w:author="Florin Iacob" w:date="2016-06-15T14:13:00Z">
          <w:pPr>
            <w:pStyle w:val="111111"/>
          </w:pPr>
        </w:pPrChange>
      </w:pPr>
      <w:del w:id="1039" w:author="Florin Iacob" w:date="2016-06-14T11:20:00Z">
        <w:r w:rsidDel="00820700">
          <w:delText>Game is new</w:delText>
        </w:r>
      </w:del>
    </w:p>
    <w:p w14:paraId="223B39CE" w14:textId="1DCAD926" w:rsidR="00383E6B" w:rsidDel="00820700" w:rsidRDefault="00383E6B">
      <w:pPr>
        <w:pStyle w:val="111Title"/>
        <w:numPr>
          <w:ilvl w:val="0"/>
          <w:numId w:val="0"/>
        </w:numPr>
        <w:rPr>
          <w:del w:id="1040" w:author="Florin Iacob" w:date="2016-06-14T11:20:00Z"/>
        </w:rPr>
        <w:pPrChange w:id="1041" w:author="Florin Iacob" w:date="2016-06-15T14:13:00Z">
          <w:pPr>
            <w:pStyle w:val="11111Title"/>
          </w:pPr>
        </w:pPrChange>
      </w:pPr>
      <w:del w:id="1042" w:author="Florin Iacob" w:date="2016-06-14T11:20:00Z">
        <w:r w:rsidDel="00820700">
          <w:delText>Game Name</w:delText>
        </w:r>
      </w:del>
    </w:p>
    <w:p w14:paraId="3C3923C7" w14:textId="3B20981A" w:rsidR="00383E6B" w:rsidDel="00820700" w:rsidRDefault="00383E6B">
      <w:pPr>
        <w:pStyle w:val="111Title"/>
        <w:numPr>
          <w:ilvl w:val="0"/>
          <w:numId w:val="0"/>
        </w:numPr>
        <w:rPr>
          <w:del w:id="1043" w:author="Florin Iacob" w:date="2016-06-14T11:20:00Z"/>
        </w:rPr>
        <w:pPrChange w:id="1044" w:author="Florin Iacob" w:date="2016-06-15T14:13:00Z">
          <w:pPr>
            <w:pStyle w:val="11111Title"/>
          </w:pPr>
        </w:pPrChange>
      </w:pPr>
      <w:del w:id="1045" w:author="Florin Iacob" w:date="2016-06-14T11:20:00Z">
        <w:r w:rsidDel="00820700">
          <w:delText>On mouseover: “X” icon to delete/remove that item from the list</w:delText>
        </w:r>
      </w:del>
    </w:p>
    <w:p w14:paraId="2BA9382B" w14:textId="51004112" w:rsidR="00383E6B" w:rsidDel="00820700" w:rsidRDefault="00B06C2C">
      <w:pPr>
        <w:pStyle w:val="111Title"/>
        <w:numPr>
          <w:ilvl w:val="0"/>
          <w:numId w:val="0"/>
        </w:numPr>
        <w:rPr>
          <w:del w:id="1046" w:author="Florin Iacob" w:date="2016-06-14T11:20:00Z"/>
        </w:rPr>
        <w:pPrChange w:id="1047" w:author="Florin Iacob" w:date="2016-06-15T14:13:00Z">
          <w:pPr>
            <w:pStyle w:val="111111"/>
            <w:numPr>
              <w:ilvl w:val="0"/>
              <w:numId w:val="0"/>
            </w:numPr>
            <w:ind w:left="0" w:firstLine="0"/>
          </w:pPr>
        </w:pPrChange>
      </w:pPr>
      <w:del w:id="1048" w:author="Florin Iacob" w:date="2016-06-14T11:20:00Z">
        <w:r w:rsidDel="00820700">
          <w:rPr>
            <w:noProof/>
          </w:rPr>
          <w:drawing>
            <wp:inline distT="0" distB="0" distL="0" distR="0" wp14:anchorId="368F48E0" wp14:editId="31EB8C8C">
              <wp:extent cx="3142857" cy="333333"/>
              <wp:effectExtent l="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2857" cy="333333"/>
                      </a:xfrm>
                      <a:prstGeom prst="rect">
                        <a:avLst/>
                      </a:prstGeom>
                    </pic:spPr>
                  </pic:pic>
                </a:graphicData>
              </a:graphic>
            </wp:inline>
          </w:drawing>
        </w:r>
      </w:del>
    </w:p>
    <w:p w14:paraId="7C5E38D6" w14:textId="74F3F9BD" w:rsidR="00BA4728" w:rsidDel="00820700" w:rsidRDefault="00BA4728">
      <w:pPr>
        <w:pStyle w:val="111Title"/>
        <w:numPr>
          <w:ilvl w:val="0"/>
          <w:numId w:val="0"/>
        </w:numPr>
        <w:rPr>
          <w:del w:id="1049" w:author="Florin Iacob" w:date="2016-06-14T11:20:00Z"/>
        </w:rPr>
        <w:pPrChange w:id="1050" w:author="Florin Iacob" w:date="2016-06-15T14:13:00Z">
          <w:pPr>
            <w:pStyle w:val="111111"/>
            <w:numPr>
              <w:ilvl w:val="0"/>
              <w:numId w:val="0"/>
            </w:numPr>
            <w:ind w:left="1560" w:firstLine="0"/>
          </w:pPr>
        </w:pPrChange>
      </w:pPr>
      <w:del w:id="1051" w:author="Florin Iacob" w:date="2016-06-14T11:20:00Z">
        <w:r w:rsidDel="00820700">
          <w:delText>Removing items from the list would also be possible by drag &amp; drop to the right side column list.</w:delText>
        </w:r>
      </w:del>
    </w:p>
    <w:p w14:paraId="74F875AA" w14:textId="4EC0B9B4" w:rsidR="00383E6B" w:rsidDel="00820700" w:rsidRDefault="00383E6B">
      <w:pPr>
        <w:pStyle w:val="111Title"/>
        <w:numPr>
          <w:ilvl w:val="0"/>
          <w:numId w:val="0"/>
        </w:numPr>
        <w:rPr>
          <w:del w:id="1052" w:author="Florin Iacob" w:date="2016-06-14T11:20:00Z"/>
        </w:rPr>
        <w:pPrChange w:id="1053" w:author="Florin Iacob" w:date="2016-06-15T14:13:00Z">
          <w:pPr>
            <w:pStyle w:val="11111Title"/>
          </w:pPr>
        </w:pPrChange>
      </w:pPr>
      <w:del w:id="1054" w:author="Florin Iacob" w:date="2016-06-14T11:20:00Z">
        <w:r w:rsidDel="00820700">
          <w:delText>Scroll bar, to scroll through all games that are currently in this arena</w:delText>
        </w:r>
      </w:del>
    </w:p>
    <w:p w14:paraId="157A1498" w14:textId="3152E2D6" w:rsidR="00197EC8" w:rsidDel="00820700" w:rsidRDefault="00197EC8">
      <w:pPr>
        <w:pStyle w:val="111Title"/>
        <w:numPr>
          <w:ilvl w:val="0"/>
          <w:numId w:val="0"/>
        </w:numPr>
        <w:rPr>
          <w:del w:id="1055" w:author="Florin Iacob" w:date="2016-06-14T11:20:00Z"/>
        </w:rPr>
        <w:pPrChange w:id="1056" w:author="Florin Iacob" w:date="2016-06-15T14:13:00Z">
          <w:pPr>
            <w:pStyle w:val="11111Title"/>
          </w:pPr>
        </w:pPrChange>
      </w:pPr>
      <w:del w:id="1057" w:author="Florin Iacob" w:date="2016-06-14T11:20:00Z">
        <w:r w:rsidDel="00820700">
          <w:delText>Changing the order of the games would work by a “drag &amp; drop”</w:delText>
        </w:r>
        <w:r w:rsidR="00BA4728" w:rsidDel="00820700">
          <w:delText>.</w:delText>
        </w:r>
      </w:del>
    </w:p>
    <w:p w14:paraId="4C177B72" w14:textId="53D500EF" w:rsidR="00E719C5" w:rsidDel="00820700" w:rsidRDefault="00E719C5">
      <w:pPr>
        <w:pStyle w:val="111Title"/>
        <w:numPr>
          <w:ilvl w:val="0"/>
          <w:numId w:val="0"/>
        </w:numPr>
        <w:rPr>
          <w:del w:id="1058" w:author="Florin Iacob" w:date="2016-06-14T11:20:00Z"/>
        </w:rPr>
        <w:pPrChange w:id="1059" w:author="Florin Iacob" w:date="2016-06-15T14:13:00Z">
          <w:pPr>
            <w:pStyle w:val="11111Title"/>
          </w:pPr>
        </w:pPrChange>
      </w:pPr>
      <w:del w:id="1060" w:author="Florin Iacob" w:date="2016-06-14T11:20:00Z">
        <w:r w:rsidDel="00820700">
          <w:delText>Between every 10 games there will be a visual separator to indicate that they will appear on separate pages:</w:delText>
        </w:r>
      </w:del>
    </w:p>
    <w:p w14:paraId="390AB07C" w14:textId="4B524AA4" w:rsidR="00E719C5" w:rsidDel="00820700" w:rsidRDefault="00E719C5">
      <w:pPr>
        <w:pStyle w:val="111Title"/>
        <w:numPr>
          <w:ilvl w:val="0"/>
          <w:numId w:val="0"/>
        </w:numPr>
        <w:rPr>
          <w:del w:id="1061" w:author="Florin Iacob" w:date="2016-06-14T11:20:00Z"/>
        </w:rPr>
        <w:pPrChange w:id="1062" w:author="Florin Iacob" w:date="2016-06-15T14:13:00Z">
          <w:pPr>
            <w:pStyle w:val="11111Title"/>
            <w:numPr>
              <w:ilvl w:val="0"/>
              <w:numId w:val="0"/>
            </w:numPr>
            <w:ind w:left="0" w:firstLine="0"/>
          </w:pPr>
        </w:pPrChange>
      </w:pPr>
      <w:del w:id="1063" w:author="Florin Iacob" w:date="2016-06-14T11:20:00Z">
        <w:r w:rsidDel="00820700">
          <w:rPr>
            <w:noProof/>
          </w:rPr>
          <w:drawing>
            <wp:inline distT="0" distB="0" distL="0" distR="0" wp14:anchorId="6D817106" wp14:editId="483875BA">
              <wp:extent cx="1907837" cy="2004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3818" cy="2010649"/>
                      </a:xfrm>
                      <a:prstGeom prst="rect">
                        <a:avLst/>
                      </a:prstGeom>
                    </pic:spPr>
                  </pic:pic>
                </a:graphicData>
              </a:graphic>
            </wp:inline>
          </w:drawing>
        </w:r>
      </w:del>
    </w:p>
    <w:p w14:paraId="43D590EA" w14:textId="70D6BC65" w:rsidR="00B06C2C" w:rsidRPr="00B06C2C" w:rsidDel="00820700" w:rsidRDefault="00B06C2C">
      <w:pPr>
        <w:pStyle w:val="111Title"/>
        <w:numPr>
          <w:ilvl w:val="0"/>
          <w:numId w:val="0"/>
        </w:numPr>
        <w:rPr>
          <w:del w:id="1064" w:author="Florin Iacob" w:date="2016-06-14T11:20:00Z"/>
          <w:b/>
          <w:bCs/>
        </w:rPr>
        <w:pPrChange w:id="1065" w:author="Florin Iacob" w:date="2016-06-15T14:13:00Z">
          <w:pPr>
            <w:pStyle w:val="1111Title"/>
          </w:pPr>
        </w:pPrChange>
      </w:pPr>
      <w:del w:id="1066" w:author="Florin Iacob" w:date="2016-06-14T11:20:00Z">
        <w:r w:rsidRPr="00B06C2C" w:rsidDel="00820700">
          <w:rPr>
            <w:b/>
            <w:bCs/>
          </w:rPr>
          <w:delText>Also playing section</w:delText>
        </w:r>
      </w:del>
    </w:p>
    <w:p w14:paraId="73253F31" w14:textId="79066320" w:rsidR="00B06C2C" w:rsidDel="00820700" w:rsidRDefault="00B06C2C">
      <w:pPr>
        <w:pStyle w:val="111Title"/>
        <w:numPr>
          <w:ilvl w:val="0"/>
          <w:numId w:val="0"/>
        </w:numPr>
        <w:rPr>
          <w:del w:id="1067" w:author="Florin Iacob" w:date="2016-06-14T11:20:00Z"/>
        </w:rPr>
        <w:pPrChange w:id="1068" w:author="Florin Iacob" w:date="2016-06-15T14:13:00Z">
          <w:pPr>
            <w:pStyle w:val="11111Title"/>
          </w:pPr>
        </w:pPrChange>
      </w:pPr>
      <w:del w:id="1069" w:author="Florin Iacob" w:date="2016-06-14T11:20:00Z">
        <w:r w:rsidDel="00820700">
          <w:delText>Title: “Also Playing”</w:delText>
        </w:r>
      </w:del>
    </w:p>
    <w:p w14:paraId="76F62100" w14:textId="30727EA8" w:rsidR="00B06C2C" w:rsidDel="00820700" w:rsidRDefault="00B06C2C">
      <w:pPr>
        <w:pStyle w:val="111Title"/>
        <w:numPr>
          <w:ilvl w:val="0"/>
          <w:numId w:val="0"/>
        </w:numPr>
        <w:rPr>
          <w:del w:id="1070" w:author="Florin Iacob" w:date="2016-06-14T11:20:00Z"/>
        </w:rPr>
        <w:pPrChange w:id="1071" w:author="Florin Iacob" w:date="2016-06-15T14:13:00Z">
          <w:pPr>
            <w:pStyle w:val="11111Title"/>
          </w:pPr>
        </w:pPrChange>
      </w:pPr>
      <w:del w:id="1072" w:author="Florin Iacob" w:date="2016-06-14T11:20:00Z">
        <w:r w:rsidDel="00820700">
          <w:delText>2 areas for games to be displayed in that arena, on the right side “also playing” section.</w:delText>
        </w:r>
      </w:del>
    </w:p>
    <w:p w14:paraId="5B5CF3E9" w14:textId="3371D1E4" w:rsidR="00B06C2C" w:rsidDel="00820700" w:rsidRDefault="00B06C2C">
      <w:pPr>
        <w:pStyle w:val="111Title"/>
        <w:numPr>
          <w:ilvl w:val="0"/>
          <w:numId w:val="0"/>
        </w:numPr>
        <w:rPr>
          <w:del w:id="1073" w:author="Florin Iacob" w:date="2016-06-14T11:20:00Z"/>
        </w:rPr>
        <w:pPrChange w:id="1074" w:author="Florin Iacob" w:date="2016-06-15T14:13:00Z">
          <w:pPr>
            <w:pStyle w:val="11111Title"/>
          </w:pPr>
        </w:pPrChange>
      </w:pPr>
      <w:del w:id="1075" w:author="Florin Iacob" w:date="2016-06-14T11:20:00Z">
        <w:r w:rsidDel="00820700">
          <w:delText>On mouseover: “X” icon to delete/remove that item from the list</w:delText>
        </w:r>
      </w:del>
    </w:p>
    <w:p w14:paraId="180615AD" w14:textId="503DC1A3" w:rsidR="00B06C2C" w:rsidDel="00820700" w:rsidRDefault="00B06C2C">
      <w:pPr>
        <w:pStyle w:val="111Title"/>
        <w:numPr>
          <w:ilvl w:val="0"/>
          <w:numId w:val="0"/>
        </w:numPr>
        <w:rPr>
          <w:del w:id="1076" w:author="Florin Iacob" w:date="2016-06-14T11:20:00Z"/>
        </w:rPr>
        <w:pPrChange w:id="1077" w:author="Florin Iacob" w:date="2016-06-15T14:13:00Z">
          <w:pPr>
            <w:pStyle w:val="111111"/>
            <w:numPr>
              <w:ilvl w:val="0"/>
              <w:numId w:val="0"/>
            </w:numPr>
            <w:ind w:left="0" w:hanging="545"/>
          </w:pPr>
        </w:pPrChange>
      </w:pPr>
      <w:del w:id="1078" w:author="Florin Iacob" w:date="2016-06-14T11:20:00Z">
        <w:r w:rsidDel="00820700">
          <w:rPr>
            <w:noProof/>
          </w:rPr>
          <w:drawing>
            <wp:inline distT="0" distB="0" distL="0" distR="0" wp14:anchorId="66C38546" wp14:editId="75DCAE69">
              <wp:extent cx="1228571" cy="304762"/>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28571" cy="304762"/>
                      </a:xfrm>
                      <a:prstGeom prst="rect">
                        <a:avLst/>
                      </a:prstGeom>
                    </pic:spPr>
                  </pic:pic>
                </a:graphicData>
              </a:graphic>
            </wp:inline>
          </w:drawing>
        </w:r>
      </w:del>
    </w:p>
    <w:p w14:paraId="3C7A5422" w14:textId="58A5E254" w:rsidR="00B06C2C" w:rsidDel="00820700" w:rsidRDefault="00B06C2C">
      <w:pPr>
        <w:pStyle w:val="111Title"/>
        <w:numPr>
          <w:ilvl w:val="0"/>
          <w:numId w:val="0"/>
        </w:numPr>
        <w:rPr>
          <w:del w:id="1079" w:author="Florin Iacob" w:date="2016-06-14T11:20:00Z"/>
        </w:rPr>
        <w:pPrChange w:id="1080" w:author="Florin Iacob" w:date="2016-06-15T14:13:00Z">
          <w:pPr>
            <w:pStyle w:val="111111"/>
            <w:numPr>
              <w:ilvl w:val="0"/>
              <w:numId w:val="0"/>
            </w:numPr>
            <w:ind w:left="1440" w:firstLine="0"/>
          </w:pPr>
        </w:pPrChange>
      </w:pPr>
      <w:del w:id="1081" w:author="Florin Iacob" w:date="2016-06-14T11:20:00Z">
        <w:r w:rsidDel="00820700">
          <w:delText>Removing items from the list would also be possible by drag &amp; drop to the right side column list.</w:delText>
        </w:r>
      </w:del>
    </w:p>
    <w:p w14:paraId="3BFA5E5D" w14:textId="6EE88988" w:rsidR="00B06C2C" w:rsidDel="00820700" w:rsidRDefault="00B06C2C">
      <w:pPr>
        <w:pStyle w:val="111Title"/>
        <w:numPr>
          <w:ilvl w:val="0"/>
          <w:numId w:val="0"/>
        </w:numPr>
        <w:rPr>
          <w:del w:id="1082" w:author="Florin Iacob" w:date="2016-06-14T11:20:00Z"/>
        </w:rPr>
        <w:pPrChange w:id="1083" w:author="Florin Iacob" w:date="2016-06-15T14:13:00Z">
          <w:pPr>
            <w:pStyle w:val="11111Title"/>
          </w:pPr>
        </w:pPrChange>
      </w:pPr>
      <w:del w:id="1084" w:author="Florin Iacob" w:date="2016-06-14T11:20:00Z">
        <w:r w:rsidDel="00820700">
          <w:delText>Changing the order of the games would work by a “drag &amp; drop”.</w:delText>
        </w:r>
      </w:del>
    </w:p>
    <w:p w14:paraId="0F02F09A" w14:textId="5FDF48F9" w:rsidR="00B06C2C" w:rsidDel="00820700" w:rsidRDefault="00B06C2C">
      <w:pPr>
        <w:pStyle w:val="111Title"/>
        <w:numPr>
          <w:ilvl w:val="0"/>
          <w:numId w:val="0"/>
        </w:numPr>
        <w:rPr>
          <w:del w:id="1085" w:author="Florin Iacob" w:date="2016-06-14T11:20:00Z"/>
        </w:rPr>
        <w:pPrChange w:id="1086" w:author="Florin Iacob" w:date="2016-06-15T14:13:00Z">
          <w:pPr>
            <w:pStyle w:val="11111Title"/>
          </w:pPr>
        </w:pPrChange>
      </w:pPr>
      <w:del w:id="1087" w:author="Florin Iacob" w:date="2016-06-14T11:20:00Z">
        <w:r w:rsidDel="00820700">
          <w:delText>The games in this section will automatically get the labels set for them on the full list above it.</w:delText>
        </w:r>
      </w:del>
    </w:p>
    <w:p w14:paraId="02295CF7" w14:textId="13FF5153" w:rsidR="00383E6B" w:rsidRPr="00B06C2C" w:rsidDel="00820700" w:rsidRDefault="00383E6B">
      <w:pPr>
        <w:pStyle w:val="111Title"/>
        <w:numPr>
          <w:ilvl w:val="0"/>
          <w:numId w:val="0"/>
        </w:numPr>
        <w:rPr>
          <w:del w:id="1088" w:author="Florin Iacob" w:date="2016-06-14T11:20:00Z"/>
          <w:b/>
          <w:bCs/>
        </w:rPr>
        <w:pPrChange w:id="1089" w:author="Florin Iacob" w:date="2016-06-15T14:13:00Z">
          <w:pPr>
            <w:pStyle w:val="111Title"/>
          </w:pPr>
        </w:pPrChange>
      </w:pPr>
      <w:del w:id="1090" w:author="Florin Iacob" w:date="2016-06-14T11:20:00Z">
        <w:r w:rsidRPr="00B06C2C" w:rsidDel="00820700">
          <w:rPr>
            <w:b/>
            <w:bCs/>
          </w:rPr>
          <w:delText>Center column</w:delText>
        </w:r>
      </w:del>
    </w:p>
    <w:p w14:paraId="007BFECF" w14:textId="522EE5F7" w:rsidR="00B06C2C" w:rsidDel="00820700" w:rsidRDefault="00B06C2C">
      <w:pPr>
        <w:pStyle w:val="111Title"/>
        <w:numPr>
          <w:ilvl w:val="0"/>
          <w:numId w:val="0"/>
        </w:numPr>
        <w:rPr>
          <w:del w:id="1091" w:author="Florin Iacob" w:date="2016-06-14T11:20:00Z"/>
        </w:rPr>
        <w:pPrChange w:id="1092" w:author="Florin Iacob" w:date="2016-06-15T14:13:00Z">
          <w:pPr>
            <w:pStyle w:val="1111Title"/>
          </w:pPr>
        </w:pPrChange>
      </w:pPr>
      <w:del w:id="1093" w:author="Florin Iacob" w:date="2016-06-14T11:20:00Z">
        <w:r w:rsidRPr="00B06C2C" w:rsidDel="00820700">
          <w:rPr>
            <w:b/>
            <w:bCs/>
          </w:rPr>
          <w:delText>Search text box</w:delText>
        </w:r>
        <w:r w:rsidDel="00820700">
          <w:delText>, with the text “Type game name…”</w:delText>
        </w:r>
      </w:del>
    </w:p>
    <w:p w14:paraId="2FEB0412" w14:textId="673822F2" w:rsidR="00B06C2C" w:rsidDel="00820700" w:rsidRDefault="00B06C2C">
      <w:pPr>
        <w:pStyle w:val="111Title"/>
        <w:numPr>
          <w:ilvl w:val="0"/>
          <w:numId w:val="0"/>
        </w:numPr>
        <w:rPr>
          <w:del w:id="1094" w:author="Florin Iacob" w:date="2016-06-14T11:20:00Z"/>
        </w:rPr>
        <w:pPrChange w:id="1095" w:author="Florin Iacob" w:date="2016-06-15T14:13:00Z">
          <w:pPr>
            <w:pStyle w:val="11111Title"/>
          </w:pPr>
        </w:pPrChange>
      </w:pPr>
      <w:del w:id="1096" w:author="Florin Iacob" w:date="2016-06-14T11:20:00Z">
        <w:r w:rsidDel="00820700">
          <w:delText>This search box will search for any games relevant to that arena only (i.e. for the slots arena, it will only search for slots), and display the results in the list below, as-you-type.</w:delText>
        </w:r>
      </w:del>
    </w:p>
    <w:p w14:paraId="6607FB35" w14:textId="6FA18FBA" w:rsidR="00B06C2C" w:rsidRPr="00B06C2C" w:rsidDel="00820700" w:rsidRDefault="00B06C2C">
      <w:pPr>
        <w:pStyle w:val="111Title"/>
        <w:numPr>
          <w:ilvl w:val="0"/>
          <w:numId w:val="0"/>
        </w:numPr>
        <w:rPr>
          <w:del w:id="1097" w:author="Florin Iacob" w:date="2016-06-14T11:20:00Z"/>
          <w:b/>
          <w:bCs/>
        </w:rPr>
        <w:pPrChange w:id="1098" w:author="Florin Iacob" w:date="2016-06-15T14:13:00Z">
          <w:pPr>
            <w:pStyle w:val="1111Title"/>
          </w:pPr>
        </w:pPrChange>
      </w:pPr>
      <w:del w:id="1099" w:author="Florin Iacob" w:date="2016-06-14T11:20:00Z">
        <w:r w:rsidRPr="00B06C2C" w:rsidDel="00820700">
          <w:rPr>
            <w:b/>
            <w:bCs/>
          </w:rPr>
          <w:delText>List of games</w:delText>
        </w:r>
      </w:del>
    </w:p>
    <w:p w14:paraId="5B3D0F55" w14:textId="2413CF67" w:rsidR="00B06C2C" w:rsidDel="00820700" w:rsidRDefault="00B06C2C">
      <w:pPr>
        <w:pStyle w:val="111Title"/>
        <w:numPr>
          <w:ilvl w:val="0"/>
          <w:numId w:val="0"/>
        </w:numPr>
        <w:rPr>
          <w:del w:id="1100" w:author="Florin Iacob" w:date="2016-06-14T11:20:00Z"/>
        </w:rPr>
        <w:pPrChange w:id="1101" w:author="Florin Iacob" w:date="2016-06-15T14:13:00Z">
          <w:pPr>
            <w:pStyle w:val="11111Title"/>
          </w:pPr>
        </w:pPrChange>
      </w:pPr>
      <w:del w:id="1102" w:author="Florin Iacob" w:date="2016-06-14T11:20:00Z">
        <w:r w:rsidDel="00820700">
          <w:delText>By default, showing all games relevant for that arena (until search box is used).</w:delText>
        </w:r>
      </w:del>
    </w:p>
    <w:p w14:paraId="508227C3" w14:textId="09605B00" w:rsidR="00B06C2C" w:rsidDel="00820700" w:rsidRDefault="00B06C2C">
      <w:pPr>
        <w:pStyle w:val="111Title"/>
        <w:numPr>
          <w:ilvl w:val="0"/>
          <w:numId w:val="0"/>
        </w:numPr>
        <w:rPr>
          <w:del w:id="1103" w:author="Florin Iacob" w:date="2016-06-14T11:20:00Z"/>
        </w:rPr>
        <w:pPrChange w:id="1104" w:author="Florin Iacob" w:date="2016-06-15T14:13:00Z">
          <w:pPr>
            <w:pStyle w:val="11111Title"/>
          </w:pPr>
        </w:pPrChange>
      </w:pPr>
      <w:del w:id="1105" w:author="Florin Iacob" w:date="2016-06-14T11:20:00Z">
        <w:r w:rsidDel="00820700">
          <w:delText>By default, displaying all games, including the ones used on the left side (“chosen” games), sorted by name, highlighting the “chosen” games with a different color.</w:delText>
        </w:r>
      </w:del>
    </w:p>
    <w:p w14:paraId="2C3C55A8" w14:textId="508FC420" w:rsidR="00B06C2C" w:rsidDel="00820700" w:rsidRDefault="00B06C2C">
      <w:pPr>
        <w:pStyle w:val="111Title"/>
        <w:numPr>
          <w:ilvl w:val="0"/>
          <w:numId w:val="0"/>
        </w:numPr>
        <w:rPr>
          <w:del w:id="1106" w:author="Florin Iacob" w:date="2016-06-14T11:20:00Z"/>
        </w:rPr>
        <w:pPrChange w:id="1107" w:author="Florin Iacob" w:date="2016-06-15T14:13:00Z">
          <w:pPr>
            <w:pStyle w:val="11111Title"/>
          </w:pPr>
        </w:pPrChange>
      </w:pPr>
      <w:del w:id="1108" w:author="Florin Iacob" w:date="2016-06-14T11:20:00Z">
        <w:r w:rsidDel="00820700">
          <w:delText>Below the list, an option to change it from displaying all to displaying only unused (not chosen) games.</w:delText>
        </w:r>
      </w:del>
    </w:p>
    <w:p w14:paraId="21AEE480" w14:textId="2E5B6A42" w:rsidR="00B06C2C" w:rsidDel="00820700" w:rsidRDefault="00B06C2C">
      <w:pPr>
        <w:pStyle w:val="111Title"/>
        <w:numPr>
          <w:ilvl w:val="0"/>
          <w:numId w:val="0"/>
        </w:numPr>
        <w:rPr>
          <w:del w:id="1109" w:author="Florin Iacob" w:date="2016-06-14T11:20:00Z"/>
        </w:rPr>
        <w:pPrChange w:id="1110" w:author="Florin Iacob" w:date="2016-06-15T14:13:00Z">
          <w:pPr>
            <w:pStyle w:val="11111Title"/>
          </w:pPr>
        </w:pPrChange>
      </w:pPr>
      <w:del w:id="1111" w:author="Florin Iacob" w:date="2016-06-14T11:20:00Z">
        <w:r w:rsidDel="00820700">
          <w:delText>Picking games from that list and adding them to the left side would be allowed by drag &amp; drop.</w:delText>
        </w:r>
      </w:del>
    </w:p>
    <w:p w14:paraId="7C5F765A" w14:textId="4B03AC6B" w:rsidR="00B06C2C" w:rsidRPr="00383E6B" w:rsidDel="00820700" w:rsidRDefault="00B06C2C">
      <w:pPr>
        <w:pStyle w:val="111Title"/>
        <w:numPr>
          <w:ilvl w:val="0"/>
          <w:numId w:val="0"/>
        </w:numPr>
        <w:rPr>
          <w:del w:id="1112" w:author="Florin Iacob" w:date="2016-06-14T11:20:00Z"/>
        </w:rPr>
        <w:pPrChange w:id="1113" w:author="Florin Iacob" w:date="2016-06-15T14:13:00Z">
          <w:pPr>
            <w:pStyle w:val="11111Title"/>
          </w:pPr>
        </w:pPrChange>
      </w:pPr>
      <w:del w:id="1114" w:author="Florin Iacob" w:date="2016-06-14T11:20:00Z">
        <w:r w:rsidDel="00820700">
          <w:delText>The list will allow multiple selection of items by holding down the CTRL key.</w:delText>
        </w:r>
      </w:del>
    </w:p>
    <w:p w14:paraId="2F7D0033" w14:textId="2D0AA98F" w:rsidR="00BA4728" w:rsidDel="00820700" w:rsidRDefault="00BA4728">
      <w:pPr>
        <w:pStyle w:val="111Title"/>
        <w:numPr>
          <w:ilvl w:val="0"/>
          <w:numId w:val="0"/>
        </w:numPr>
        <w:rPr>
          <w:del w:id="1115" w:author="Florin Iacob" w:date="2016-06-14T11:20:00Z"/>
          <w:b/>
          <w:bCs/>
        </w:rPr>
        <w:pPrChange w:id="1116" w:author="Florin Iacob" w:date="2016-06-15T14:13:00Z">
          <w:pPr>
            <w:pStyle w:val="111Title"/>
          </w:pPr>
        </w:pPrChange>
      </w:pPr>
      <w:del w:id="1117" w:author="Florin Iacob" w:date="2016-06-14T11:20:00Z">
        <w:r w:rsidRPr="00B06C2C" w:rsidDel="00820700">
          <w:rPr>
            <w:b/>
            <w:bCs/>
          </w:rPr>
          <w:delText>Right column</w:delText>
        </w:r>
      </w:del>
    </w:p>
    <w:p w14:paraId="05E15AC6" w14:textId="0D17A3BA" w:rsidR="00B06C2C" w:rsidRPr="00B06C2C" w:rsidDel="00820700" w:rsidRDefault="00B06C2C">
      <w:pPr>
        <w:pStyle w:val="111Title"/>
        <w:numPr>
          <w:ilvl w:val="0"/>
          <w:numId w:val="0"/>
        </w:numPr>
        <w:rPr>
          <w:del w:id="1118" w:author="Florin Iacob" w:date="2016-06-14T11:20:00Z"/>
          <w:b/>
          <w:bCs/>
        </w:rPr>
        <w:pPrChange w:id="1119" w:author="Florin Iacob" w:date="2016-06-15T14:13:00Z">
          <w:pPr>
            <w:pStyle w:val="1111Title"/>
          </w:pPr>
        </w:pPrChange>
      </w:pPr>
      <w:del w:id="1120" w:author="Florin Iacob" w:date="2016-06-14T11:20:00Z">
        <w:r w:rsidRPr="00B06C2C" w:rsidDel="00820700">
          <w:rPr>
            <w:b/>
            <w:bCs/>
          </w:rPr>
          <w:delText>Arena Filters</w:delText>
        </w:r>
      </w:del>
    </w:p>
    <w:p w14:paraId="7CDEE93D" w14:textId="5EF0C2B4" w:rsidR="00B06C2C" w:rsidDel="00820700" w:rsidRDefault="00B06C2C">
      <w:pPr>
        <w:pStyle w:val="111Title"/>
        <w:numPr>
          <w:ilvl w:val="0"/>
          <w:numId w:val="0"/>
        </w:numPr>
        <w:rPr>
          <w:del w:id="1121" w:author="Florin Iacob" w:date="2016-06-14T11:20:00Z"/>
        </w:rPr>
        <w:pPrChange w:id="1122" w:author="Florin Iacob" w:date="2016-06-15T14:13:00Z">
          <w:pPr>
            <w:pStyle w:val="11111Title"/>
          </w:pPr>
        </w:pPrChange>
      </w:pPr>
      <w:del w:id="1123" w:author="Florin Iacob" w:date="2016-06-14T11:20:00Z">
        <w:r w:rsidDel="00820700">
          <w:delText>Checkboxes to choose the filters for the arena games.</w:delText>
        </w:r>
      </w:del>
    </w:p>
    <w:p w14:paraId="290C78FB" w14:textId="556A4CB4" w:rsidR="00B06C2C" w:rsidDel="00820700" w:rsidRDefault="00B06C2C">
      <w:pPr>
        <w:pStyle w:val="111Title"/>
        <w:numPr>
          <w:ilvl w:val="0"/>
          <w:numId w:val="0"/>
        </w:numPr>
        <w:rPr>
          <w:del w:id="1124" w:author="Florin Iacob" w:date="2016-06-14T11:20:00Z"/>
        </w:rPr>
        <w:pPrChange w:id="1125" w:author="Florin Iacob" w:date="2016-06-15T14:13:00Z">
          <w:pPr>
            <w:pStyle w:val="11111Title"/>
          </w:pPr>
        </w:pPrChange>
      </w:pPr>
      <w:del w:id="1126" w:author="Florin Iacob" w:date="2016-06-14T11:20:00Z">
        <w:r w:rsidDel="00820700">
          <w:delText>The order of the items can be changed by drag &amp; drop.</w:delText>
        </w:r>
      </w:del>
    </w:p>
    <w:p w14:paraId="7EABDED1" w14:textId="2367D9F7" w:rsidR="00B06C2C" w:rsidDel="00820700" w:rsidRDefault="00B06C2C">
      <w:pPr>
        <w:pStyle w:val="111Title"/>
        <w:numPr>
          <w:ilvl w:val="0"/>
          <w:numId w:val="0"/>
        </w:numPr>
        <w:rPr>
          <w:del w:id="1127" w:author="Florin Iacob" w:date="2016-06-14T11:20:00Z"/>
        </w:rPr>
        <w:pPrChange w:id="1128" w:author="Florin Iacob" w:date="2016-06-15T14:13:00Z">
          <w:pPr>
            <w:pStyle w:val="11111Title"/>
          </w:pPr>
        </w:pPrChange>
      </w:pPr>
      <w:del w:id="1129" w:author="Florin Iacob" w:date="2016-06-14T11:20:00Z">
        <w:r w:rsidDel="00820700">
          <w:delText>The list of options changes according to the relevant arena (i.e. number of pay lines would appear only on the slots arena filters). That list is pre-defined.</w:delText>
        </w:r>
      </w:del>
    </w:p>
    <w:p w14:paraId="1492CA11" w14:textId="6221A455" w:rsidR="00B06C2C" w:rsidRPr="00B06C2C" w:rsidDel="00820700" w:rsidRDefault="00B06C2C">
      <w:pPr>
        <w:pStyle w:val="111Title"/>
        <w:numPr>
          <w:ilvl w:val="0"/>
          <w:numId w:val="0"/>
        </w:numPr>
        <w:rPr>
          <w:del w:id="1130" w:author="Florin Iacob" w:date="2016-06-14T11:20:00Z"/>
          <w:b/>
          <w:bCs/>
        </w:rPr>
        <w:pPrChange w:id="1131" w:author="Florin Iacob" w:date="2016-06-15T14:13:00Z">
          <w:pPr>
            <w:pStyle w:val="1111Title"/>
          </w:pPr>
        </w:pPrChange>
      </w:pPr>
      <w:del w:id="1132" w:author="Florin Iacob" w:date="2016-06-14T11:20:00Z">
        <w:r w:rsidRPr="00B06C2C" w:rsidDel="00820700">
          <w:rPr>
            <w:b/>
            <w:bCs/>
          </w:rPr>
          <w:delText>List view columns</w:delText>
        </w:r>
      </w:del>
    </w:p>
    <w:p w14:paraId="5CBA5050" w14:textId="3FAA3548" w:rsidR="00B06C2C" w:rsidDel="00820700" w:rsidRDefault="00B06C2C">
      <w:pPr>
        <w:pStyle w:val="111Title"/>
        <w:numPr>
          <w:ilvl w:val="0"/>
          <w:numId w:val="0"/>
        </w:numPr>
        <w:rPr>
          <w:del w:id="1133" w:author="Florin Iacob" w:date="2016-06-14T11:20:00Z"/>
        </w:rPr>
        <w:pPrChange w:id="1134" w:author="Florin Iacob" w:date="2016-06-15T14:13:00Z">
          <w:pPr>
            <w:pStyle w:val="11111Title"/>
          </w:pPr>
        </w:pPrChange>
      </w:pPr>
      <w:del w:id="1135" w:author="Florin Iacob" w:date="2016-06-14T11:20:00Z">
        <w:r w:rsidDel="00820700">
          <w:delText>Checkboxes to choose the list view columns for the arena games.</w:delText>
        </w:r>
      </w:del>
    </w:p>
    <w:p w14:paraId="72A7F356" w14:textId="280A41EE" w:rsidR="00B06C2C" w:rsidDel="00820700" w:rsidRDefault="00B06C2C">
      <w:pPr>
        <w:pStyle w:val="111Title"/>
        <w:numPr>
          <w:ilvl w:val="0"/>
          <w:numId w:val="0"/>
        </w:numPr>
        <w:rPr>
          <w:del w:id="1136" w:author="Florin Iacob" w:date="2016-06-14T11:20:00Z"/>
        </w:rPr>
        <w:pPrChange w:id="1137" w:author="Florin Iacob" w:date="2016-06-15T14:13:00Z">
          <w:pPr>
            <w:pStyle w:val="11111Title"/>
          </w:pPr>
        </w:pPrChange>
      </w:pPr>
      <w:del w:id="1138" w:author="Florin Iacob" w:date="2016-06-14T11:20:00Z">
        <w:r w:rsidDel="00820700">
          <w:delText>The order of the items can be changed by drag &amp; drop.</w:delText>
        </w:r>
      </w:del>
    </w:p>
    <w:p w14:paraId="5E16980B" w14:textId="2C8FFDEF" w:rsidR="00B06C2C" w:rsidDel="00820700" w:rsidRDefault="00B06C2C">
      <w:pPr>
        <w:pStyle w:val="111Title"/>
        <w:numPr>
          <w:ilvl w:val="0"/>
          <w:numId w:val="0"/>
        </w:numPr>
        <w:rPr>
          <w:del w:id="1139" w:author="Florin Iacob" w:date="2016-06-14T11:20:00Z"/>
        </w:rPr>
        <w:pPrChange w:id="1140" w:author="Florin Iacob" w:date="2016-06-15T14:13:00Z">
          <w:pPr>
            <w:pStyle w:val="11111Title"/>
          </w:pPr>
        </w:pPrChange>
      </w:pPr>
      <w:del w:id="1141" w:author="Florin Iacob" w:date="2016-06-14T11:20:00Z">
        <w:r w:rsidDel="00820700">
          <w:delText>The list of options changes according to the relevant arena (i.e. number of pay lines would appear only on the slots arena filters). That list is pre-defined.</w:delText>
        </w:r>
      </w:del>
    </w:p>
    <w:p w14:paraId="73DF1371" w14:textId="4EF86365" w:rsidR="00FE4B30" w:rsidDel="00820700" w:rsidRDefault="000E7723">
      <w:pPr>
        <w:pStyle w:val="111Title"/>
        <w:numPr>
          <w:ilvl w:val="0"/>
          <w:numId w:val="0"/>
        </w:numPr>
        <w:rPr>
          <w:del w:id="1142" w:author="Florin Iacob" w:date="2016-06-14T11:20:00Z"/>
        </w:rPr>
        <w:pPrChange w:id="1143" w:author="Florin Iacob" w:date="2016-06-15T14:13:00Z">
          <w:pPr>
            <w:pStyle w:val="111Title"/>
          </w:pPr>
        </w:pPrChange>
      </w:pPr>
      <w:del w:id="1144" w:author="Florin Iacob" w:date="2016-06-14T11:20:00Z">
        <w:r w:rsidDel="00820700">
          <w:rPr>
            <w:b/>
            <w:bCs/>
          </w:rPr>
          <w:delText>Nav Bar</w:delText>
        </w:r>
        <w:r w:rsidR="00FE4B30" w:rsidRPr="00B06C2C" w:rsidDel="00820700">
          <w:rPr>
            <w:b/>
            <w:bCs/>
          </w:rPr>
          <w:delText xml:space="preserve"> options</w:delText>
        </w:r>
        <w:r w:rsidR="00B06C2C" w:rsidDel="00820700">
          <w:delText xml:space="preserve"> (not visible when the games editing section is open)</w:delText>
        </w:r>
        <w:r w:rsidR="00FE4B30" w:rsidDel="00820700">
          <w:delText>:</w:delText>
        </w:r>
      </w:del>
    </w:p>
    <w:p w14:paraId="06DDC679" w14:textId="5BB38FDC" w:rsidR="00B06C2C" w:rsidRPr="00B06C2C" w:rsidDel="00820700" w:rsidRDefault="00B06C2C">
      <w:pPr>
        <w:pStyle w:val="111Title"/>
        <w:numPr>
          <w:ilvl w:val="0"/>
          <w:numId w:val="0"/>
        </w:numPr>
        <w:rPr>
          <w:del w:id="1145" w:author="Florin Iacob" w:date="2016-06-14T11:20:00Z"/>
          <w:b/>
          <w:bCs/>
        </w:rPr>
        <w:pPrChange w:id="1146" w:author="Florin Iacob" w:date="2016-06-15T14:13:00Z">
          <w:pPr>
            <w:pStyle w:val="1111Title"/>
          </w:pPr>
        </w:pPrChange>
      </w:pPr>
      <w:del w:id="1147" w:author="Florin Iacob" w:date="2016-06-14T11:20:00Z">
        <w:r w:rsidRPr="00B06C2C" w:rsidDel="00820700">
          <w:rPr>
            <w:b/>
            <w:bCs/>
          </w:rPr>
          <w:delText>Left side:</w:delText>
        </w:r>
      </w:del>
    </w:p>
    <w:p w14:paraId="0513D113" w14:textId="12A2D805" w:rsidR="00B06C2C" w:rsidDel="00820700" w:rsidRDefault="00B06C2C">
      <w:pPr>
        <w:pStyle w:val="111Title"/>
        <w:numPr>
          <w:ilvl w:val="0"/>
          <w:numId w:val="0"/>
        </w:numPr>
        <w:rPr>
          <w:del w:id="1148" w:author="Florin Iacob" w:date="2016-06-14T11:20:00Z"/>
        </w:rPr>
        <w:pPrChange w:id="1149" w:author="Florin Iacob" w:date="2016-06-15T14:13:00Z">
          <w:pPr>
            <w:pStyle w:val="11111Title"/>
          </w:pPr>
        </w:pPrChange>
      </w:pPr>
      <w:del w:id="1150" w:author="Florin Iacob" w:date="2016-06-14T11:20:00Z">
        <w:r w:rsidDel="00820700">
          <w:delText>Previous – switching to Arenas page</w:delText>
        </w:r>
      </w:del>
    </w:p>
    <w:p w14:paraId="64487375" w14:textId="0C45FD47" w:rsidR="00B06C2C" w:rsidDel="00820700" w:rsidRDefault="00B06C2C">
      <w:pPr>
        <w:pStyle w:val="111Title"/>
        <w:numPr>
          <w:ilvl w:val="0"/>
          <w:numId w:val="0"/>
        </w:numPr>
        <w:rPr>
          <w:del w:id="1151" w:author="Florin Iacob" w:date="2016-06-14T11:20:00Z"/>
        </w:rPr>
        <w:pPrChange w:id="1152" w:author="Florin Iacob" w:date="2016-06-15T14:13:00Z">
          <w:pPr>
            <w:pStyle w:val="11111Title"/>
          </w:pPr>
        </w:pPrChange>
      </w:pPr>
      <w:del w:id="1153" w:author="Florin Iacob" w:date="2016-06-14T11:20:00Z">
        <w:r w:rsidDel="00820700">
          <w:delText>View mockup - Details about this screen in the following sections</w:delText>
        </w:r>
      </w:del>
    </w:p>
    <w:p w14:paraId="4A823A20" w14:textId="74124EE0" w:rsidR="00B06C2C" w:rsidRPr="00B06C2C" w:rsidDel="00820700" w:rsidRDefault="00B06C2C">
      <w:pPr>
        <w:pStyle w:val="111Title"/>
        <w:numPr>
          <w:ilvl w:val="0"/>
          <w:numId w:val="0"/>
        </w:numPr>
        <w:rPr>
          <w:del w:id="1154" w:author="Florin Iacob" w:date="2016-06-14T11:20:00Z"/>
          <w:b/>
          <w:bCs/>
        </w:rPr>
        <w:pPrChange w:id="1155" w:author="Florin Iacob" w:date="2016-06-15T14:13:00Z">
          <w:pPr>
            <w:pStyle w:val="1111Title"/>
          </w:pPr>
        </w:pPrChange>
      </w:pPr>
      <w:del w:id="1156" w:author="Florin Iacob" w:date="2016-06-14T11:20:00Z">
        <w:r w:rsidRPr="00B06C2C" w:rsidDel="00820700">
          <w:rPr>
            <w:b/>
            <w:bCs/>
          </w:rPr>
          <w:delText>Right side:</w:delText>
        </w:r>
      </w:del>
    </w:p>
    <w:p w14:paraId="00FCC9AD" w14:textId="7D68EF84" w:rsidR="00B06C2C" w:rsidDel="00820700" w:rsidRDefault="00B06C2C">
      <w:pPr>
        <w:pStyle w:val="111Title"/>
        <w:numPr>
          <w:ilvl w:val="0"/>
          <w:numId w:val="0"/>
        </w:numPr>
        <w:rPr>
          <w:del w:id="1157" w:author="Florin Iacob" w:date="2016-06-14T11:20:00Z"/>
        </w:rPr>
        <w:pPrChange w:id="1158" w:author="Florin Iacob" w:date="2016-06-15T14:13:00Z">
          <w:pPr>
            <w:pStyle w:val="11111Title"/>
          </w:pPr>
        </w:pPrChange>
      </w:pPr>
      <w:del w:id="1159" w:author="Florin Iacob" w:date="2016-06-14T11:20:00Z">
        <w:r w:rsidDel="00820700">
          <w:delText>Save draft - Details about this screen in the following sections</w:delText>
        </w:r>
      </w:del>
    </w:p>
    <w:p w14:paraId="7CD1A279" w14:textId="3DB99CCE" w:rsidR="00B06C2C" w:rsidDel="00820700" w:rsidRDefault="00B06C2C">
      <w:pPr>
        <w:pStyle w:val="111Title"/>
        <w:numPr>
          <w:ilvl w:val="0"/>
          <w:numId w:val="0"/>
        </w:numPr>
        <w:rPr>
          <w:del w:id="1160" w:author="Florin Iacob" w:date="2016-06-14T11:20:00Z"/>
        </w:rPr>
        <w:pPrChange w:id="1161" w:author="Florin Iacob" w:date="2016-06-15T14:13:00Z">
          <w:pPr>
            <w:pStyle w:val="11111Title"/>
          </w:pPr>
        </w:pPrChange>
      </w:pPr>
      <w:del w:id="1162" w:author="Florin Iacob" w:date="2016-06-14T11:20:00Z">
        <w:r w:rsidDel="00820700">
          <w:delText>Save as - Details about this screen in the following sections</w:delText>
        </w:r>
      </w:del>
    </w:p>
    <w:p w14:paraId="67911B0C" w14:textId="14C15C70" w:rsidR="00BA4728" w:rsidDel="00820700" w:rsidRDefault="00BA4728">
      <w:pPr>
        <w:pStyle w:val="111Title"/>
        <w:numPr>
          <w:ilvl w:val="0"/>
          <w:numId w:val="0"/>
        </w:numPr>
        <w:rPr>
          <w:del w:id="1163" w:author="Florin Iacob" w:date="2016-06-14T11:20:00Z"/>
        </w:rPr>
        <w:pPrChange w:id="1164" w:author="Florin Iacob" w:date="2016-06-15T14:13:00Z">
          <w:pPr>
            <w:pStyle w:val="111111"/>
            <w:numPr>
              <w:ilvl w:val="0"/>
              <w:numId w:val="0"/>
            </w:numPr>
            <w:ind w:left="1440" w:firstLine="0"/>
          </w:pPr>
        </w:pPrChange>
      </w:pPr>
    </w:p>
    <w:p w14:paraId="052AEF29" w14:textId="0067E4AE" w:rsidR="00BA4728" w:rsidDel="00820700" w:rsidRDefault="005C6F98">
      <w:pPr>
        <w:pStyle w:val="111Title"/>
        <w:numPr>
          <w:ilvl w:val="0"/>
          <w:numId w:val="0"/>
        </w:numPr>
        <w:rPr>
          <w:del w:id="1165" w:author="Florin Iacob" w:date="2016-06-14T11:20:00Z"/>
        </w:rPr>
        <w:pPrChange w:id="1166" w:author="Florin Iacob" w:date="2016-06-15T14:13:00Z">
          <w:pPr>
            <w:pStyle w:val="1Title"/>
          </w:pPr>
        </w:pPrChange>
      </w:pPr>
      <w:del w:id="1167" w:author="Florin Iacob" w:date="2016-06-14T11:20:00Z">
        <w:r w:rsidDel="00820700">
          <w:delText>Save AS</w:delText>
        </w:r>
      </w:del>
    </w:p>
    <w:p w14:paraId="72F7BA46" w14:textId="09522B5D" w:rsidR="00887313" w:rsidDel="00820700" w:rsidRDefault="00887313">
      <w:pPr>
        <w:pStyle w:val="111Title"/>
        <w:numPr>
          <w:ilvl w:val="0"/>
          <w:numId w:val="0"/>
        </w:numPr>
        <w:rPr>
          <w:del w:id="1168" w:author="Florin Iacob" w:date="2016-06-14T11:20:00Z"/>
        </w:rPr>
        <w:pPrChange w:id="1169" w:author="Florin Iacob" w:date="2016-06-15T14:13:00Z">
          <w:pPr>
            <w:pStyle w:val="NONNumbering"/>
          </w:pPr>
        </w:pPrChange>
      </w:pPr>
      <w:del w:id="1170" w:author="Florin Iacob" w:date="2016-06-14T11:20:00Z">
        <w:r w:rsidDel="00820700">
          <w:rPr>
            <w:noProof/>
          </w:rPr>
          <w:drawing>
            <wp:inline distT="0" distB="0" distL="0" distR="0" wp14:anchorId="098ABB97" wp14:editId="183B32D5">
              <wp:extent cx="5115110" cy="3692106"/>
              <wp:effectExtent l="0" t="0" r="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9811" cy="3695499"/>
                      </a:xfrm>
                      <a:prstGeom prst="rect">
                        <a:avLst/>
                      </a:prstGeom>
                    </pic:spPr>
                  </pic:pic>
                </a:graphicData>
              </a:graphic>
            </wp:inline>
          </w:drawing>
        </w:r>
      </w:del>
      <w:ins w:id="1171" w:author="Hila Zimmerman" w:date="2016-05-23T15:35:00Z">
        <w:del w:id="1172" w:author="Florin Iacob" w:date="2016-06-14T11:20:00Z">
          <w:r w:rsidR="00473955" w:rsidDel="00820700">
            <w:rPr>
              <w:noProof/>
            </w:rPr>
            <w:drawing>
              <wp:inline distT="0" distB="0" distL="0" distR="0" wp14:anchorId="6B4B21B0" wp14:editId="7661ED7A">
                <wp:extent cx="5777281" cy="41557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0391" cy="4157980"/>
                        </a:xfrm>
                        <a:prstGeom prst="rect">
                          <a:avLst/>
                        </a:prstGeom>
                      </pic:spPr>
                    </pic:pic>
                  </a:graphicData>
                </a:graphic>
              </wp:inline>
            </w:drawing>
          </w:r>
        </w:del>
      </w:ins>
    </w:p>
    <w:p w14:paraId="50AABDED" w14:textId="3040135C" w:rsidR="005C6F98" w:rsidDel="00820700" w:rsidRDefault="005C6F98">
      <w:pPr>
        <w:pStyle w:val="111Title"/>
        <w:numPr>
          <w:ilvl w:val="0"/>
          <w:numId w:val="0"/>
        </w:numPr>
        <w:rPr>
          <w:del w:id="1173" w:author="Florin Iacob" w:date="2016-06-14T11:20:00Z"/>
        </w:rPr>
        <w:pPrChange w:id="1174" w:author="Florin Iacob" w:date="2016-06-15T14:13:00Z">
          <w:pPr>
            <w:pStyle w:val="11Title"/>
          </w:pPr>
        </w:pPrChange>
      </w:pPr>
      <w:del w:id="1175" w:author="Florin Iacob" w:date="2016-06-14T11:20:00Z">
        <w:r w:rsidDel="00820700">
          <w:delText>Details</w:delText>
        </w:r>
      </w:del>
    </w:p>
    <w:p w14:paraId="4144FFAB" w14:textId="09EAF3D0" w:rsidR="005C6F98" w:rsidDel="00820700" w:rsidRDefault="005C6F98">
      <w:pPr>
        <w:pStyle w:val="111Title"/>
        <w:numPr>
          <w:ilvl w:val="0"/>
          <w:numId w:val="0"/>
        </w:numPr>
        <w:rPr>
          <w:del w:id="1176" w:author="Florin Iacob" w:date="2016-06-14T11:20:00Z"/>
        </w:rPr>
        <w:pPrChange w:id="1177" w:author="Florin Iacob" w:date="2016-06-15T14:13:00Z">
          <w:pPr>
            <w:pStyle w:val="111Title"/>
          </w:pPr>
        </w:pPrChange>
      </w:pPr>
      <w:del w:id="1178" w:author="Florin Iacob" w:date="2016-06-14T11:20:00Z">
        <w:r w:rsidDel="00820700">
          <w:delText>This screen allows the user to save his layout to any of the casino sub-brands</w:delText>
        </w:r>
      </w:del>
      <w:ins w:id="1179" w:author="Hila Zimmerman" w:date="2016-05-23T14:57:00Z">
        <w:del w:id="1180" w:author="Florin Iacob" w:date="2016-06-14T11:20:00Z">
          <w:r w:rsidR="000E7723" w:rsidDel="00820700">
            <w:delText>skins</w:delText>
          </w:r>
        </w:del>
      </w:ins>
      <w:del w:id="1181" w:author="Florin Iacob" w:date="2016-06-14T11:20:00Z">
        <w:r w:rsidDel="00820700">
          <w:delText>. For any checked brand</w:delText>
        </w:r>
      </w:del>
      <w:ins w:id="1182" w:author="Hila Zimmerman" w:date="2016-05-23T15:35:00Z">
        <w:del w:id="1183" w:author="Florin Iacob" w:date="2016-06-14T11:20:00Z">
          <w:r w:rsidR="00802B39" w:rsidDel="00820700">
            <w:delText>SKIN</w:delText>
          </w:r>
        </w:del>
      </w:ins>
      <w:del w:id="1184" w:author="Florin Iacob" w:date="2016-06-14T11:20:00Z">
        <w:r w:rsidDel="00820700">
          <w:delText>, the user will get the option to define dynamic layouts (settings icon</w:delText>
        </w:r>
      </w:del>
      <w:ins w:id="1185" w:author="Hila Zimmerman" w:date="2016-05-23T15:35:00Z">
        <w:del w:id="1186" w:author="Florin Iacob" w:date="2016-06-14T11:20:00Z">
          <w:r w:rsidR="00802B39" w:rsidDel="00820700">
            <w:delText xml:space="preserve"> will be enabled</w:delText>
          </w:r>
        </w:del>
      </w:ins>
      <w:del w:id="1187" w:author="Florin Iacob" w:date="2016-06-14T11:20:00Z">
        <w:r w:rsidDel="00820700">
          <w:delText>).</w:delText>
        </w:r>
      </w:del>
    </w:p>
    <w:p w14:paraId="2BBF1CF9" w14:textId="0C173B5B" w:rsidR="00887313" w:rsidDel="00820700" w:rsidRDefault="00802B39">
      <w:pPr>
        <w:pStyle w:val="111Title"/>
        <w:numPr>
          <w:ilvl w:val="0"/>
          <w:numId w:val="0"/>
        </w:numPr>
        <w:rPr>
          <w:del w:id="1188" w:author="Florin Iacob" w:date="2016-06-14T11:20:00Z"/>
        </w:rPr>
      </w:pPr>
      <w:ins w:id="1189" w:author="Hila Zimmerman" w:date="2016-05-23T15:35:00Z">
        <w:del w:id="1190" w:author="Florin Iacob" w:date="2016-06-14T11:20:00Z">
          <w:r w:rsidDel="00820700">
            <w:rPr>
              <w:noProof/>
            </w:rPr>
            <w:drawing>
              <wp:inline distT="0" distB="0" distL="0" distR="0" wp14:anchorId="36CF6C63" wp14:editId="4E7DD267">
                <wp:extent cx="1933333" cy="224761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3333" cy="2247619"/>
                        </a:xfrm>
                        <a:prstGeom prst="rect">
                          <a:avLst/>
                        </a:prstGeom>
                      </pic:spPr>
                    </pic:pic>
                  </a:graphicData>
                </a:graphic>
              </wp:inline>
            </w:drawing>
          </w:r>
        </w:del>
      </w:ins>
    </w:p>
    <w:p w14:paraId="4A991038" w14:textId="26DE5DF2" w:rsidR="005C6F98" w:rsidDel="00820700" w:rsidRDefault="005C6F98">
      <w:pPr>
        <w:pStyle w:val="111Title"/>
        <w:numPr>
          <w:ilvl w:val="0"/>
          <w:numId w:val="0"/>
        </w:numPr>
        <w:rPr>
          <w:del w:id="1191" w:author="Florin Iacob" w:date="2016-06-14T11:20:00Z"/>
        </w:rPr>
        <w:pPrChange w:id="1192" w:author="Florin Iacob" w:date="2016-06-15T14:13:00Z">
          <w:pPr>
            <w:pStyle w:val="11Title"/>
          </w:pPr>
        </w:pPrChange>
      </w:pPr>
      <w:del w:id="1193" w:author="Florin Iacob" w:date="2016-06-14T11:20:00Z">
        <w:r w:rsidDel="00820700">
          <w:delText>Main section</w:delText>
        </w:r>
      </w:del>
    </w:p>
    <w:p w14:paraId="280E395A" w14:textId="538C46E3" w:rsidR="005C6F98" w:rsidDel="00820700" w:rsidRDefault="005C6F98">
      <w:pPr>
        <w:pStyle w:val="111Title"/>
        <w:numPr>
          <w:ilvl w:val="0"/>
          <w:numId w:val="0"/>
        </w:numPr>
        <w:rPr>
          <w:del w:id="1194" w:author="Florin Iacob" w:date="2016-06-14T11:20:00Z"/>
        </w:rPr>
        <w:pPrChange w:id="1195" w:author="Florin Iacob" w:date="2016-06-15T14:13:00Z">
          <w:pPr>
            <w:pStyle w:val="111Title"/>
          </w:pPr>
        </w:pPrChange>
      </w:pPr>
      <w:del w:id="1196" w:author="Florin Iacob" w:date="2016-06-14T11:20:00Z">
        <w:r w:rsidDel="00820700">
          <w:delText>Title: “To which brands would you like to apply this layout?”</w:delText>
        </w:r>
      </w:del>
    </w:p>
    <w:p w14:paraId="3F167928" w14:textId="4B96B958" w:rsidR="005C6F98" w:rsidDel="00820700" w:rsidRDefault="005C6F98">
      <w:pPr>
        <w:pStyle w:val="111Title"/>
        <w:numPr>
          <w:ilvl w:val="0"/>
          <w:numId w:val="0"/>
        </w:numPr>
        <w:rPr>
          <w:del w:id="1197" w:author="Florin Iacob" w:date="2016-06-14T11:20:00Z"/>
        </w:rPr>
        <w:pPrChange w:id="1198" w:author="Florin Iacob" w:date="2016-06-15T14:13:00Z">
          <w:pPr>
            <w:pStyle w:val="111Title"/>
          </w:pPr>
        </w:pPrChange>
      </w:pPr>
      <w:del w:id="1199" w:author="Florin Iacob" w:date="2016-06-14T11:20:00Z">
        <w:r w:rsidDel="00820700">
          <w:delText>X icon to close this screen (without saving)</w:delText>
        </w:r>
      </w:del>
      <w:ins w:id="1200" w:author="Hila Zimmerman" w:date="2016-05-23T15:36:00Z">
        <w:del w:id="1201" w:author="Florin Iacob" w:date="2016-06-14T11:20:00Z">
          <w:r w:rsidR="00802B39" w:rsidDel="00820700">
            <w:delText xml:space="preserve"> – will close the saving screen and will go back to the Games lobby.</w:delText>
          </w:r>
        </w:del>
      </w:ins>
      <w:del w:id="1202" w:author="Florin Iacob" w:date="2016-06-14T11:20:00Z">
        <w:r w:rsidDel="00820700">
          <w:delText>.</w:delText>
        </w:r>
      </w:del>
    </w:p>
    <w:p w14:paraId="5C32D7B6" w14:textId="595D89FA" w:rsidR="005C6F98" w:rsidDel="00820700" w:rsidRDefault="005C6F98">
      <w:pPr>
        <w:pStyle w:val="111Title"/>
        <w:numPr>
          <w:ilvl w:val="0"/>
          <w:numId w:val="0"/>
        </w:numPr>
        <w:rPr>
          <w:ins w:id="1203" w:author="Hila Zimmerman" w:date="2016-05-23T15:38:00Z"/>
          <w:del w:id="1204" w:author="Florin Iacob" w:date="2016-06-14T11:20:00Z"/>
        </w:rPr>
        <w:pPrChange w:id="1205" w:author="Florin Iacob" w:date="2016-06-15T14:13:00Z">
          <w:pPr>
            <w:pStyle w:val="111Title"/>
          </w:pPr>
        </w:pPrChange>
      </w:pPr>
      <w:del w:id="1206" w:author="Florin Iacob" w:date="2016-06-14T11:20:00Z">
        <w:r w:rsidDel="00820700">
          <w:delText xml:space="preserve">List of checkboxes of all </w:delText>
        </w:r>
      </w:del>
      <w:ins w:id="1207" w:author="Hila Zimmerman" w:date="2016-05-23T15:37:00Z">
        <w:del w:id="1208" w:author="Florin Iacob" w:date="2016-06-14T11:20:00Z">
          <w:r w:rsidR="00802B39" w:rsidDel="00820700">
            <w:delText xml:space="preserve">ALL casino </w:delText>
          </w:r>
        </w:del>
      </w:ins>
      <w:del w:id="1209" w:author="Florin Iacob" w:date="2016-06-14T11:20:00Z">
        <w:r w:rsidDel="00820700">
          <w:delText>sub-brands</w:delText>
        </w:r>
      </w:del>
      <w:ins w:id="1210" w:author="Hila Zimmerman" w:date="2016-05-23T14:57:00Z">
        <w:del w:id="1211" w:author="Florin Iacob" w:date="2016-06-14T11:20:00Z">
          <w:r w:rsidR="000E7723" w:rsidDel="00820700">
            <w:delText xml:space="preserve">brands </w:delText>
          </w:r>
        </w:del>
      </w:ins>
      <w:del w:id="1212" w:author="Florin Iacob" w:date="2016-06-14T11:20:00Z">
        <w:r w:rsidDel="00820700">
          <w:delText xml:space="preserve"> available, sorted by regulations</w:delText>
        </w:r>
      </w:del>
      <w:ins w:id="1213" w:author="Hila Zimmerman" w:date="2016-05-23T15:38:00Z">
        <w:del w:id="1214" w:author="Florin Iacob" w:date="2016-06-14T11:20:00Z">
          <w:r w:rsidR="00802B39" w:rsidDel="00820700">
            <w:delText>.</w:delText>
          </w:r>
        </w:del>
      </w:ins>
    </w:p>
    <w:p w14:paraId="0F310B43" w14:textId="685C2640" w:rsidR="00802B39" w:rsidDel="00820700" w:rsidRDefault="00802B39">
      <w:pPr>
        <w:pStyle w:val="111Title"/>
        <w:numPr>
          <w:ilvl w:val="0"/>
          <w:numId w:val="0"/>
        </w:numPr>
        <w:rPr>
          <w:ins w:id="1215" w:author="Hila Zimmerman" w:date="2016-05-23T15:39:00Z"/>
          <w:del w:id="1216" w:author="Florin Iacob" w:date="2016-06-14T11:20:00Z"/>
        </w:rPr>
        <w:pPrChange w:id="1217" w:author="Florin Iacob" w:date="2016-06-15T14:13:00Z">
          <w:pPr>
            <w:pStyle w:val="111Title"/>
          </w:pPr>
        </w:pPrChange>
      </w:pPr>
      <w:ins w:id="1218" w:author="Hila Zimmerman" w:date="2016-05-23T15:38:00Z">
        <w:del w:id="1219" w:author="Florin Iacob" w:date="2016-06-14T11:20:00Z">
          <w:r w:rsidDel="00820700">
            <w:delText xml:space="preserve">When a brand is checked, the list of relevant available skins would be displayed below it. </w:delText>
          </w:r>
        </w:del>
      </w:ins>
    </w:p>
    <w:p w14:paraId="6538AF3B" w14:textId="682B88C3" w:rsidR="00802B39" w:rsidDel="00820700" w:rsidRDefault="00802B39">
      <w:pPr>
        <w:pStyle w:val="111Title"/>
        <w:numPr>
          <w:ilvl w:val="0"/>
          <w:numId w:val="0"/>
        </w:numPr>
        <w:rPr>
          <w:ins w:id="1220" w:author="Hila Zimmerman" w:date="2016-05-23T15:40:00Z"/>
          <w:del w:id="1221" w:author="Florin Iacob" w:date="2016-06-14T11:20:00Z"/>
        </w:rPr>
        <w:pPrChange w:id="1222" w:author="Florin Iacob" w:date="2016-06-15T14:13:00Z">
          <w:pPr>
            <w:pStyle w:val="1111Title"/>
          </w:pPr>
        </w:pPrChange>
      </w:pPr>
      <w:ins w:id="1223" w:author="Hila Zimmerman" w:date="2016-05-23T15:40:00Z">
        <w:del w:id="1224" w:author="Florin Iacob" w:date="2016-06-14T11:20:00Z">
          <w:r w:rsidDel="00820700">
            <w:delText>By default, the brand and all skins related to it will be checked according to the brand that was initially chosen in the header dropdown menu</w:delText>
          </w:r>
        </w:del>
      </w:ins>
      <w:ins w:id="1225" w:author="Hila Zimmerman" w:date="2016-05-23T15:41:00Z">
        <w:del w:id="1226" w:author="Florin Iacob" w:date="2016-06-14T11:20:00Z">
          <w:r w:rsidDel="00820700">
            <w:delText xml:space="preserve"> at the beginning of the process</w:delText>
          </w:r>
        </w:del>
      </w:ins>
      <w:ins w:id="1227" w:author="Hila Zimmerman" w:date="2016-05-23T15:40:00Z">
        <w:del w:id="1228" w:author="Florin Iacob" w:date="2016-06-14T11:20:00Z">
          <w:r w:rsidDel="00820700">
            <w:delText>.</w:delText>
          </w:r>
        </w:del>
      </w:ins>
    </w:p>
    <w:p w14:paraId="67B8AEEC" w14:textId="27E05517" w:rsidR="00802B39" w:rsidDel="00820700" w:rsidRDefault="00802B39">
      <w:pPr>
        <w:pStyle w:val="111Title"/>
        <w:numPr>
          <w:ilvl w:val="0"/>
          <w:numId w:val="0"/>
        </w:numPr>
        <w:rPr>
          <w:ins w:id="1229" w:author="Hila Zimmerman" w:date="2016-05-23T15:40:00Z"/>
          <w:del w:id="1230" w:author="Florin Iacob" w:date="2016-06-14T11:20:00Z"/>
        </w:rPr>
        <w:pPrChange w:id="1231" w:author="Florin Iacob" w:date="2016-06-15T14:13:00Z">
          <w:pPr>
            <w:pStyle w:val="111Title"/>
          </w:pPr>
        </w:pPrChange>
      </w:pPr>
      <w:ins w:id="1232" w:author="Hila Zimmerman" w:date="2016-05-23T15:38:00Z">
        <w:del w:id="1233" w:author="Florin Iacob" w:date="2016-06-14T11:20:00Z">
          <w:r w:rsidDel="00820700">
            <w:delText>By default, when a brand is checked</w:delText>
          </w:r>
        </w:del>
      </w:ins>
      <w:ins w:id="1234" w:author="Hila Zimmerman" w:date="2016-05-23T15:40:00Z">
        <w:del w:id="1235" w:author="Florin Iacob" w:date="2016-06-14T11:20:00Z">
          <w:r w:rsidDel="00820700">
            <w:delText xml:space="preserve"> by the user</w:delText>
          </w:r>
        </w:del>
      </w:ins>
      <w:ins w:id="1236" w:author="Hila Zimmerman" w:date="2016-05-23T15:38:00Z">
        <w:del w:id="1237" w:author="Florin Iacob" w:date="2016-06-14T11:20:00Z">
          <w:r w:rsidDel="00820700">
            <w:delText xml:space="preserve">, all skins below it will also be checked. </w:delText>
          </w:r>
        </w:del>
      </w:ins>
      <w:ins w:id="1238" w:author="Hila Zimmerman" w:date="2016-05-23T15:39:00Z">
        <w:del w:id="1239" w:author="Florin Iacob" w:date="2016-06-14T11:20:00Z">
          <w:r w:rsidDel="00820700">
            <w:delText>If necessary, the user can un-check the irrelevant skins.</w:delText>
          </w:r>
        </w:del>
      </w:ins>
    </w:p>
    <w:p w14:paraId="29B31462" w14:textId="642D131E" w:rsidR="00802B39" w:rsidDel="00820700" w:rsidRDefault="00802B39">
      <w:pPr>
        <w:pStyle w:val="111Title"/>
        <w:numPr>
          <w:ilvl w:val="0"/>
          <w:numId w:val="0"/>
        </w:numPr>
        <w:rPr>
          <w:del w:id="1240" w:author="Florin Iacob" w:date="2016-06-14T11:20:00Z"/>
        </w:rPr>
        <w:pPrChange w:id="1241" w:author="Florin Iacob" w:date="2016-06-15T14:13:00Z">
          <w:pPr>
            <w:pStyle w:val="111Title"/>
          </w:pPr>
        </w:pPrChange>
      </w:pPr>
    </w:p>
    <w:p w14:paraId="459F7CAC" w14:textId="2BB9DC62" w:rsidR="005C6F98" w:rsidDel="00820700" w:rsidRDefault="005C6F98">
      <w:pPr>
        <w:pStyle w:val="111Title"/>
        <w:numPr>
          <w:ilvl w:val="0"/>
          <w:numId w:val="0"/>
        </w:numPr>
        <w:rPr>
          <w:del w:id="1242" w:author="Florin Iacob" w:date="2016-06-14T11:20:00Z"/>
        </w:rPr>
        <w:pPrChange w:id="1243" w:author="Florin Iacob" w:date="2016-06-15T14:13:00Z">
          <w:pPr>
            <w:pStyle w:val="1111Title"/>
          </w:pPr>
        </w:pPrChange>
      </w:pPr>
      <w:del w:id="1244" w:author="Florin Iacob" w:date="2016-06-14T11:20:00Z">
        <w:r w:rsidDel="00820700">
          <w:delText xml:space="preserve">For each </w:delText>
        </w:r>
      </w:del>
      <w:ins w:id="1245" w:author="Hila Zimmerman" w:date="2016-05-23T15:39:00Z">
        <w:del w:id="1246" w:author="Florin Iacob" w:date="2016-06-14T11:20:00Z">
          <w:r w:rsidR="00802B39" w:rsidDel="00820700">
            <w:delText xml:space="preserve">regulation </w:delText>
          </w:r>
        </w:del>
      </w:ins>
      <w:del w:id="1247" w:author="Florin Iacob" w:date="2016-06-14T11:20:00Z">
        <w:r w:rsidDel="00820700">
          <w:delText>group, the user can check the regulation title to mark all under it as checked</w:delText>
        </w:r>
      </w:del>
      <w:ins w:id="1248" w:author="Hila Zimmerman" w:date="2016-05-23T15:39:00Z">
        <w:del w:id="1249" w:author="Florin Iacob" w:date="2016-06-14T11:20:00Z">
          <w:r w:rsidR="00802B39" w:rsidDel="00820700">
            <w:delText xml:space="preserve"> (will include all brands and skins).</w:delText>
          </w:r>
        </w:del>
      </w:ins>
    </w:p>
    <w:p w14:paraId="6A15D19A" w14:textId="144F1008" w:rsidR="005C6F98" w:rsidDel="00820700" w:rsidRDefault="005C6F98">
      <w:pPr>
        <w:pStyle w:val="111Title"/>
        <w:numPr>
          <w:ilvl w:val="0"/>
          <w:numId w:val="0"/>
        </w:numPr>
        <w:rPr>
          <w:del w:id="1250" w:author="Florin Iacob" w:date="2016-06-14T11:20:00Z"/>
        </w:rPr>
        <w:pPrChange w:id="1251" w:author="Florin Iacob" w:date="2016-06-15T14:13:00Z">
          <w:pPr>
            <w:pStyle w:val="1111Title"/>
          </w:pPr>
        </w:pPrChange>
      </w:pPr>
      <w:del w:id="1252" w:author="Florin Iacob" w:date="2016-06-14T11:20:00Z">
        <w:r w:rsidDel="00820700">
          <w:delText>By default, all of the sub-brands under the same regulation of the sub-brand that was initially edited (that was chosen from the first dropdown list in the header) will be checked.</w:delText>
        </w:r>
      </w:del>
    </w:p>
    <w:p w14:paraId="78BD72CF" w14:textId="6828F0D8" w:rsidR="005C6F98" w:rsidDel="00820700" w:rsidRDefault="005C6F98">
      <w:pPr>
        <w:pStyle w:val="111Title"/>
        <w:numPr>
          <w:ilvl w:val="0"/>
          <w:numId w:val="0"/>
        </w:numPr>
        <w:rPr>
          <w:del w:id="1253" w:author="Florin Iacob" w:date="2016-06-14T11:20:00Z"/>
        </w:rPr>
        <w:pPrChange w:id="1254" w:author="Florin Iacob" w:date="2016-06-15T14:13:00Z">
          <w:pPr>
            <w:pStyle w:val="1111Title"/>
          </w:pPr>
        </w:pPrChange>
      </w:pPr>
      <w:del w:id="1255" w:author="Florin Iacob" w:date="2016-06-14T11:20:00Z">
        <w:r w:rsidDel="00820700">
          <w:delText xml:space="preserve">When a brand’s </w:delText>
        </w:r>
      </w:del>
      <w:ins w:id="1256" w:author="Hila Zimmerman" w:date="2016-05-23T15:47:00Z">
        <w:del w:id="1257" w:author="Florin Iacob" w:date="2016-06-14T11:20:00Z">
          <w:r w:rsidR="00C330F4" w:rsidDel="00820700">
            <w:delText xml:space="preserve">skin’s </w:delText>
          </w:r>
        </w:del>
      </w:ins>
      <w:del w:id="1258" w:author="Florin Iacob" w:date="2016-06-14T11:20:00Z">
        <w:r w:rsidDel="00820700">
          <w:delText>box was checked, the settings icon next to it will become available, allowing him to define dynamic layouts for it.</w:delText>
        </w:r>
      </w:del>
      <w:ins w:id="1259" w:author="Hila Zimmerman" w:date="2016-05-23T15:47:00Z">
        <w:del w:id="1260" w:author="Florin Iacob" w:date="2016-06-14T11:20:00Z">
          <w:r w:rsidR="00C330F4" w:rsidDel="00820700">
            <w:delText xml:space="preserve"> This will only be available on a skin level, and not on a brand level.</w:delText>
          </w:r>
        </w:del>
      </w:ins>
      <w:del w:id="1261" w:author="Florin Iacob" w:date="2016-06-14T11:20:00Z">
        <w:r w:rsidDel="00820700">
          <w:br/>
        </w:r>
        <w:r w:rsidDel="00820700">
          <w:rPr>
            <w:noProof/>
          </w:rPr>
          <w:drawing>
            <wp:inline distT="0" distB="0" distL="0" distR="0" wp14:anchorId="61903079" wp14:editId="3FB8E119">
              <wp:extent cx="1866667" cy="352381"/>
              <wp:effectExtent l="0" t="0" r="63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6667" cy="352381"/>
                      </a:xfrm>
                      <a:prstGeom prst="rect">
                        <a:avLst/>
                      </a:prstGeom>
                    </pic:spPr>
                  </pic:pic>
                </a:graphicData>
              </a:graphic>
            </wp:inline>
          </w:drawing>
        </w:r>
      </w:del>
      <w:ins w:id="1262" w:author="Hila Zimmerman" w:date="2016-05-23T15:47:00Z">
        <w:del w:id="1263" w:author="Florin Iacob" w:date="2016-06-14T11:20:00Z">
          <w:r w:rsidR="00C330F4" w:rsidRPr="00C330F4" w:rsidDel="00820700">
            <w:rPr>
              <w:noProof/>
            </w:rPr>
            <w:delText xml:space="preserve"> </w:delText>
          </w:r>
          <w:r w:rsidR="00C330F4" w:rsidDel="00820700">
            <w:rPr>
              <w:noProof/>
            </w:rPr>
            <w:drawing>
              <wp:inline distT="0" distB="0" distL="0" distR="0" wp14:anchorId="7FE488D8" wp14:editId="7D62BBE1">
                <wp:extent cx="1904762" cy="22000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4762" cy="2200000"/>
                        </a:xfrm>
                        <a:prstGeom prst="rect">
                          <a:avLst/>
                        </a:prstGeom>
                      </pic:spPr>
                    </pic:pic>
                  </a:graphicData>
                </a:graphic>
              </wp:inline>
            </w:drawing>
          </w:r>
        </w:del>
      </w:ins>
    </w:p>
    <w:p w14:paraId="206F8D3B" w14:textId="6633EB30" w:rsidR="00887313" w:rsidDel="00820700" w:rsidRDefault="00887313">
      <w:pPr>
        <w:pStyle w:val="111Title"/>
        <w:numPr>
          <w:ilvl w:val="0"/>
          <w:numId w:val="0"/>
        </w:numPr>
        <w:rPr>
          <w:del w:id="1264" w:author="Florin Iacob" w:date="2016-06-14T11:20:00Z"/>
        </w:rPr>
        <w:pPrChange w:id="1265" w:author="Florin Iacob" w:date="2016-06-15T14:13:00Z">
          <w:pPr>
            <w:pStyle w:val="1111Title"/>
          </w:pPr>
        </w:pPrChange>
      </w:pPr>
      <w:del w:id="1266" w:author="Florin Iacob" w:date="2016-06-14T11:20:00Z">
        <w:r w:rsidDel="00820700">
          <w:delText>Details about the dynamic layouts screen in the following sections.</w:delText>
        </w:r>
      </w:del>
    </w:p>
    <w:p w14:paraId="5DC7552C" w14:textId="70D27E48" w:rsidR="00887313" w:rsidDel="00820700" w:rsidRDefault="00887313">
      <w:pPr>
        <w:pStyle w:val="111Title"/>
        <w:numPr>
          <w:ilvl w:val="0"/>
          <w:numId w:val="0"/>
        </w:numPr>
        <w:rPr>
          <w:del w:id="1267" w:author="Florin Iacob" w:date="2016-06-14T11:20:00Z"/>
        </w:rPr>
        <w:pPrChange w:id="1268" w:author="Florin Iacob" w:date="2016-06-15T14:13:00Z">
          <w:pPr>
            <w:pStyle w:val="1111Title"/>
            <w:numPr>
              <w:ilvl w:val="0"/>
              <w:numId w:val="0"/>
            </w:numPr>
            <w:ind w:left="0" w:firstLine="0"/>
          </w:pPr>
        </w:pPrChange>
      </w:pPr>
    </w:p>
    <w:p w14:paraId="705394BD" w14:textId="74E9DA80" w:rsidR="005C6F98" w:rsidDel="00820700" w:rsidRDefault="000E7723">
      <w:pPr>
        <w:pStyle w:val="111Title"/>
        <w:numPr>
          <w:ilvl w:val="0"/>
          <w:numId w:val="0"/>
        </w:numPr>
        <w:rPr>
          <w:del w:id="1269" w:author="Florin Iacob" w:date="2016-06-14T11:20:00Z"/>
        </w:rPr>
        <w:pPrChange w:id="1270" w:author="Florin Iacob" w:date="2016-06-15T14:13:00Z">
          <w:pPr>
            <w:pStyle w:val="11Title"/>
          </w:pPr>
        </w:pPrChange>
      </w:pPr>
      <w:del w:id="1271" w:author="Florin Iacob" w:date="2016-06-14T11:20:00Z">
        <w:r w:rsidDel="00820700">
          <w:delText>Nav Bar (Footer)</w:delText>
        </w:r>
      </w:del>
    </w:p>
    <w:p w14:paraId="75BEB0B6" w14:textId="5BB2EF40" w:rsidR="002B22E2" w:rsidDel="00820700" w:rsidRDefault="002B22E2">
      <w:pPr>
        <w:pStyle w:val="111Title"/>
        <w:numPr>
          <w:ilvl w:val="0"/>
          <w:numId w:val="0"/>
        </w:numPr>
        <w:rPr>
          <w:del w:id="1272" w:author="Florin Iacob" w:date="2016-06-14T11:20:00Z"/>
        </w:rPr>
        <w:pPrChange w:id="1273" w:author="Florin Iacob" w:date="2016-06-15T14:13:00Z">
          <w:pPr>
            <w:pStyle w:val="111Title"/>
          </w:pPr>
        </w:pPrChange>
      </w:pPr>
      <w:del w:id="1274" w:author="Florin Iacob" w:date="2016-06-14T11:20:00Z">
        <w:r w:rsidDel="00820700">
          <w:delText>Right side:</w:delText>
        </w:r>
      </w:del>
    </w:p>
    <w:p w14:paraId="53A6B600" w14:textId="7A915133" w:rsidR="002B22E2" w:rsidDel="00820700" w:rsidRDefault="002B22E2">
      <w:pPr>
        <w:pStyle w:val="111Title"/>
        <w:numPr>
          <w:ilvl w:val="0"/>
          <w:numId w:val="0"/>
        </w:numPr>
        <w:rPr>
          <w:del w:id="1275" w:author="Florin Iacob" w:date="2016-06-14T11:20:00Z"/>
        </w:rPr>
        <w:pPrChange w:id="1276" w:author="Florin Iacob" w:date="2016-06-15T14:13:00Z">
          <w:pPr>
            <w:pStyle w:val="1111Title"/>
          </w:pPr>
        </w:pPrChange>
      </w:pPr>
      <w:del w:id="1277" w:author="Florin Iacob" w:date="2016-06-14T11:20:00Z">
        <w:r w:rsidDel="00820700">
          <w:delText>Save &amp; send</w:delText>
        </w:r>
      </w:del>
    </w:p>
    <w:p w14:paraId="677BD581" w14:textId="2C583B68" w:rsidR="002B22E2" w:rsidDel="00820700" w:rsidRDefault="002B22E2">
      <w:pPr>
        <w:pStyle w:val="111Title"/>
        <w:numPr>
          <w:ilvl w:val="0"/>
          <w:numId w:val="0"/>
        </w:numPr>
        <w:rPr>
          <w:del w:id="1278" w:author="Florin Iacob" w:date="2016-06-14T11:20:00Z"/>
        </w:rPr>
        <w:pPrChange w:id="1279" w:author="Florin Iacob" w:date="2016-06-15T14:13:00Z">
          <w:pPr>
            <w:pStyle w:val="11111Title"/>
          </w:pPr>
        </w:pPrChange>
      </w:pPr>
      <w:del w:id="1280" w:author="Florin Iacob" w:date="2016-06-14T11:20:00Z">
        <w:r w:rsidDel="00820700">
          <w:delText>Saves the layout</w:delText>
        </w:r>
        <w:r w:rsidR="00507141" w:rsidDel="00820700">
          <w:delText>(s)</w:delText>
        </w:r>
        <w:r w:rsidDel="00820700">
          <w:delText xml:space="preserve"> locally to a pre-defined location</w:delText>
        </w:r>
      </w:del>
    </w:p>
    <w:p w14:paraId="5149AD5D" w14:textId="091890E5" w:rsidR="002B22E2" w:rsidDel="00820700" w:rsidRDefault="002B22E2">
      <w:pPr>
        <w:pStyle w:val="111Title"/>
        <w:numPr>
          <w:ilvl w:val="0"/>
          <w:numId w:val="0"/>
        </w:numPr>
        <w:rPr>
          <w:del w:id="1281" w:author="Florin Iacob" w:date="2016-06-14T11:20:00Z"/>
        </w:rPr>
        <w:pPrChange w:id="1282" w:author="Florin Iacob" w:date="2016-06-15T14:13:00Z">
          <w:pPr>
            <w:pStyle w:val="11111Title"/>
          </w:pPr>
        </w:pPrChange>
      </w:pPr>
      <w:del w:id="1283" w:author="Florin Iacob" w:date="2016-06-14T11:20:00Z">
        <w:r w:rsidDel="00820700">
          <w:delText>Saves the layout</w:delText>
        </w:r>
        <w:r w:rsidR="00507141" w:rsidDel="00820700">
          <w:delText>(s)</w:delText>
        </w:r>
        <w:r w:rsidDel="00820700">
          <w:delText xml:space="preserve"> on the network to a pre-defined location</w:delText>
        </w:r>
      </w:del>
    </w:p>
    <w:p w14:paraId="373971F4" w14:textId="3307B007" w:rsidR="002B22E2" w:rsidDel="00820700" w:rsidRDefault="002B22E2">
      <w:pPr>
        <w:pStyle w:val="111Title"/>
        <w:numPr>
          <w:ilvl w:val="0"/>
          <w:numId w:val="0"/>
        </w:numPr>
        <w:rPr>
          <w:del w:id="1284" w:author="Florin Iacob" w:date="2016-06-14T11:20:00Z"/>
        </w:rPr>
        <w:pPrChange w:id="1285" w:author="Florin Iacob" w:date="2016-06-15T14:13:00Z">
          <w:pPr>
            <w:pStyle w:val="11111Title"/>
          </w:pPr>
        </w:pPrChange>
      </w:pPr>
      <w:del w:id="1286" w:author="Florin Iacob" w:date="2016-06-14T11:20:00Z">
        <w:r w:rsidDel="00820700">
          <w:delText>Sends the layout</w:delText>
        </w:r>
        <w:r w:rsidR="00507141" w:rsidDel="00820700">
          <w:delText>(s)</w:delText>
        </w:r>
        <w:r w:rsidDel="00820700">
          <w:delText xml:space="preserve"> (or a notification about it) to a pre-defined factory configurator.</w:delText>
        </w:r>
      </w:del>
    </w:p>
    <w:p w14:paraId="744F1DE1" w14:textId="0B9612AD" w:rsidR="00887313" w:rsidDel="00820700" w:rsidRDefault="00887313">
      <w:pPr>
        <w:pStyle w:val="111Title"/>
        <w:numPr>
          <w:ilvl w:val="0"/>
          <w:numId w:val="0"/>
        </w:numPr>
        <w:rPr>
          <w:del w:id="1287" w:author="Florin Iacob" w:date="2016-06-14T11:20:00Z"/>
        </w:rPr>
        <w:pPrChange w:id="1288" w:author="Florin Iacob" w:date="2016-06-15T14:13:00Z">
          <w:pPr>
            <w:pStyle w:val="11111Title"/>
          </w:pPr>
        </w:pPrChange>
      </w:pPr>
      <w:del w:id="1289" w:author="Florin Iacob" w:date="2016-06-14T11:20:00Z">
        <w:r w:rsidDel="00820700">
          <w:delText>Details about this screen in the following sections.</w:delText>
        </w:r>
      </w:del>
    </w:p>
    <w:p w14:paraId="431B5539" w14:textId="17572E39" w:rsidR="00887313" w:rsidDel="00820700" w:rsidRDefault="00887313">
      <w:pPr>
        <w:pStyle w:val="111Title"/>
        <w:numPr>
          <w:ilvl w:val="0"/>
          <w:numId w:val="0"/>
        </w:numPr>
        <w:rPr>
          <w:del w:id="1290" w:author="Florin Iacob" w:date="2016-06-14T11:20:00Z"/>
        </w:rPr>
        <w:pPrChange w:id="1291" w:author="Florin Iacob" w:date="2016-06-15T14:13:00Z">
          <w:pPr>
            <w:pStyle w:val="11111Title"/>
            <w:numPr>
              <w:ilvl w:val="0"/>
              <w:numId w:val="0"/>
            </w:numPr>
            <w:ind w:left="0" w:firstLine="0"/>
          </w:pPr>
        </w:pPrChange>
      </w:pPr>
    </w:p>
    <w:p w14:paraId="2D5CF3B4" w14:textId="1CBE915C" w:rsidR="00CE31C0" w:rsidDel="00820700" w:rsidRDefault="00CE31C0">
      <w:pPr>
        <w:pStyle w:val="111Title"/>
        <w:numPr>
          <w:ilvl w:val="0"/>
          <w:numId w:val="0"/>
        </w:numPr>
        <w:rPr>
          <w:del w:id="1292" w:author="Florin Iacob" w:date="2016-06-14T11:20:00Z"/>
          <w:caps/>
          <w:color w:val="2E74B5" w:themeColor="accent1" w:themeShade="BF"/>
          <w:sz w:val="32"/>
          <w:szCs w:val="28"/>
        </w:rPr>
        <w:pPrChange w:id="1293" w:author="Florin Iacob" w:date="2016-06-15T14:13:00Z">
          <w:pPr/>
        </w:pPrChange>
      </w:pPr>
      <w:del w:id="1294" w:author="Florin Iacob" w:date="2016-06-14T11:20:00Z">
        <w:r w:rsidDel="00820700">
          <w:br w:type="page"/>
        </w:r>
      </w:del>
    </w:p>
    <w:p w14:paraId="74957AF8" w14:textId="55DB31C4" w:rsidR="00887313" w:rsidDel="00820700" w:rsidRDefault="00887313">
      <w:pPr>
        <w:pStyle w:val="111Title"/>
        <w:numPr>
          <w:ilvl w:val="0"/>
          <w:numId w:val="0"/>
        </w:numPr>
        <w:rPr>
          <w:del w:id="1295" w:author="Florin Iacob" w:date="2016-06-14T11:20:00Z"/>
        </w:rPr>
        <w:pPrChange w:id="1296" w:author="Florin Iacob" w:date="2016-06-15T14:13:00Z">
          <w:pPr>
            <w:pStyle w:val="1Title"/>
          </w:pPr>
        </w:pPrChange>
      </w:pPr>
      <w:del w:id="1297" w:author="Florin Iacob" w:date="2016-06-14T11:20:00Z">
        <w:r w:rsidDel="00820700">
          <w:delText>Dynamic layouts</w:delText>
        </w:r>
      </w:del>
    </w:p>
    <w:p w14:paraId="178A479B" w14:textId="2845CFED" w:rsidR="00887313" w:rsidDel="00820700" w:rsidRDefault="00887313">
      <w:pPr>
        <w:pStyle w:val="111Title"/>
        <w:numPr>
          <w:ilvl w:val="0"/>
          <w:numId w:val="0"/>
        </w:numPr>
        <w:rPr>
          <w:del w:id="1298" w:author="Florin Iacob" w:date="2016-06-14T11:20:00Z"/>
        </w:rPr>
        <w:pPrChange w:id="1299" w:author="Florin Iacob" w:date="2016-06-15T14:13:00Z">
          <w:pPr>
            <w:pStyle w:val="NONNumbering"/>
          </w:pPr>
        </w:pPrChange>
      </w:pPr>
      <w:del w:id="1300" w:author="Florin Iacob" w:date="2016-06-14T11:20:00Z">
        <w:r w:rsidDel="00820700">
          <w:rPr>
            <w:noProof/>
          </w:rPr>
          <w:drawing>
            <wp:inline distT="0" distB="0" distL="0" distR="0" wp14:anchorId="6B40CE10" wp14:editId="7BF4B590">
              <wp:extent cx="5046453" cy="3636294"/>
              <wp:effectExtent l="0" t="0" r="1905" b="25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2013" cy="3640300"/>
                      </a:xfrm>
                      <a:prstGeom prst="rect">
                        <a:avLst/>
                      </a:prstGeom>
                    </pic:spPr>
                  </pic:pic>
                </a:graphicData>
              </a:graphic>
            </wp:inline>
          </w:drawing>
        </w:r>
      </w:del>
    </w:p>
    <w:p w14:paraId="259B7EFF" w14:textId="56722DE8" w:rsidR="00887313" w:rsidDel="00820700" w:rsidRDefault="00887313">
      <w:pPr>
        <w:pStyle w:val="111Title"/>
        <w:numPr>
          <w:ilvl w:val="0"/>
          <w:numId w:val="0"/>
        </w:numPr>
        <w:rPr>
          <w:del w:id="1301" w:author="Florin Iacob" w:date="2016-06-14T11:20:00Z"/>
        </w:rPr>
        <w:pPrChange w:id="1302" w:author="Florin Iacob" w:date="2016-06-15T14:13:00Z">
          <w:pPr>
            <w:pStyle w:val="11Title"/>
          </w:pPr>
        </w:pPrChange>
      </w:pPr>
      <w:del w:id="1303" w:author="Florin Iacob" w:date="2016-06-14T11:20:00Z">
        <w:r w:rsidDel="00820700">
          <w:delText>Main section</w:delText>
        </w:r>
      </w:del>
    </w:p>
    <w:p w14:paraId="5963BCB3" w14:textId="009CA86B" w:rsidR="00887313" w:rsidDel="00820700" w:rsidRDefault="00887313">
      <w:pPr>
        <w:pStyle w:val="111Title"/>
        <w:numPr>
          <w:ilvl w:val="0"/>
          <w:numId w:val="0"/>
        </w:numPr>
        <w:rPr>
          <w:del w:id="1304" w:author="Florin Iacob" w:date="2016-06-14T11:20:00Z"/>
        </w:rPr>
        <w:pPrChange w:id="1305" w:author="Florin Iacob" w:date="2016-06-15T14:13:00Z">
          <w:pPr>
            <w:pStyle w:val="111Title"/>
          </w:pPr>
        </w:pPrChange>
      </w:pPr>
      <w:del w:id="1306" w:author="Florin Iacob" w:date="2016-06-14T11:20:00Z">
        <w:r w:rsidDel="00820700">
          <w:delText>Title: Set Dynamic Layouts for #BrandName (# is a changing parameter)</w:delText>
        </w:r>
      </w:del>
    </w:p>
    <w:p w14:paraId="624B047A" w14:textId="14F5B524" w:rsidR="00887313" w:rsidDel="00820700" w:rsidRDefault="00887313">
      <w:pPr>
        <w:pStyle w:val="111Title"/>
        <w:numPr>
          <w:ilvl w:val="0"/>
          <w:numId w:val="0"/>
        </w:numPr>
        <w:rPr>
          <w:del w:id="1307" w:author="Florin Iacob" w:date="2016-06-14T11:20:00Z"/>
        </w:rPr>
        <w:pPrChange w:id="1308" w:author="Florin Iacob" w:date="2016-06-15T14:13:00Z">
          <w:pPr>
            <w:pStyle w:val="111Title"/>
          </w:pPr>
        </w:pPrChange>
      </w:pPr>
      <w:del w:id="1309" w:author="Florin Iacob" w:date="2016-06-14T11:20:00Z">
        <w:r w:rsidDel="00820700">
          <w:delText>For each layout version, a “Set layout” button, and a settings button.</w:delText>
        </w:r>
      </w:del>
    </w:p>
    <w:p w14:paraId="768C5A9F" w14:textId="3132D642" w:rsidR="00887313" w:rsidDel="00820700" w:rsidRDefault="00887313">
      <w:pPr>
        <w:pStyle w:val="111Title"/>
        <w:numPr>
          <w:ilvl w:val="0"/>
          <w:numId w:val="0"/>
        </w:numPr>
        <w:rPr>
          <w:del w:id="1310" w:author="Florin Iacob" w:date="2016-06-14T11:20:00Z"/>
        </w:rPr>
        <w:pPrChange w:id="1311" w:author="Florin Iacob" w:date="2016-06-15T14:13:00Z">
          <w:pPr>
            <w:pStyle w:val="1111Title"/>
          </w:pPr>
        </w:pPrChange>
      </w:pPr>
      <w:del w:id="1312" w:author="Florin Iacob" w:date="2016-06-14T11:20:00Z">
        <w:r w:rsidDel="00820700">
          <w:delText>Set version layout</w:delText>
        </w:r>
      </w:del>
    </w:p>
    <w:p w14:paraId="089DE86A" w14:textId="25F03C54" w:rsidR="00887313" w:rsidDel="00820700" w:rsidRDefault="00887313">
      <w:pPr>
        <w:pStyle w:val="111Title"/>
        <w:numPr>
          <w:ilvl w:val="0"/>
          <w:numId w:val="0"/>
        </w:numPr>
        <w:rPr>
          <w:del w:id="1313" w:author="Florin Iacob" w:date="2016-06-14T11:20:00Z"/>
        </w:rPr>
        <w:pPrChange w:id="1314" w:author="Florin Iacob" w:date="2016-06-15T14:13:00Z">
          <w:pPr>
            <w:pStyle w:val="11111Title"/>
          </w:pPr>
        </w:pPrChange>
      </w:pPr>
      <w:del w:id="1315" w:author="Florin Iacob" w:date="2016-06-14T11:20:00Z">
        <w:r w:rsidDel="00820700">
          <w:delText>Opens up the first screen (Arenas) to allow the user to change the layout on it, and switch to the Games page for changes as well. The “save as” button in the games page will change to “save”, and once clicked will close this area and send the user back to the dynamic layouts screen.</w:delText>
        </w:r>
      </w:del>
    </w:p>
    <w:p w14:paraId="4AB8C271" w14:textId="1FBD2085" w:rsidR="00887313" w:rsidDel="00820700" w:rsidRDefault="00887313">
      <w:pPr>
        <w:pStyle w:val="111Title"/>
        <w:numPr>
          <w:ilvl w:val="0"/>
          <w:numId w:val="0"/>
        </w:numPr>
        <w:rPr>
          <w:del w:id="1316" w:author="Florin Iacob" w:date="2016-06-14T11:20:00Z"/>
        </w:rPr>
        <w:pPrChange w:id="1317" w:author="Florin Iacob" w:date="2016-06-15T14:13:00Z">
          <w:pPr>
            <w:pStyle w:val="1111Title"/>
          </w:pPr>
        </w:pPrChange>
      </w:pPr>
      <w:del w:id="1318" w:author="Florin Iacob" w:date="2016-06-14T11:20:00Z">
        <w:r w:rsidDel="00820700">
          <w:delText>Settings (layout parameters)</w:delText>
        </w:r>
      </w:del>
    </w:p>
    <w:p w14:paraId="296D7FF6" w14:textId="359548B9" w:rsidR="00887313" w:rsidDel="00820700" w:rsidRDefault="00887313">
      <w:pPr>
        <w:pStyle w:val="111Title"/>
        <w:numPr>
          <w:ilvl w:val="0"/>
          <w:numId w:val="0"/>
        </w:numPr>
        <w:rPr>
          <w:del w:id="1319" w:author="Florin Iacob" w:date="2016-06-14T11:20:00Z"/>
        </w:rPr>
        <w:pPrChange w:id="1320" w:author="Florin Iacob" w:date="2016-06-15T14:13:00Z">
          <w:pPr>
            <w:pStyle w:val="11111Title"/>
          </w:pPr>
        </w:pPrChange>
      </w:pPr>
      <w:del w:id="1321" w:author="Florin Iacob" w:date="2016-06-14T11:20:00Z">
        <w:r w:rsidDel="00820700">
          <w:delText>Details in the following sections.</w:delText>
        </w:r>
      </w:del>
    </w:p>
    <w:p w14:paraId="7497F813" w14:textId="3B13BE75" w:rsidR="00887313" w:rsidDel="00820700" w:rsidRDefault="00887313">
      <w:pPr>
        <w:pStyle w:val="111Title"/>
        <w:numPr>
          <w:ilvl w:val="0"/>
          <w:numId w:val="0"/>
        </w:numPr>
        <w:rPr>
          <w:del w:id="1322" w:author="Florin Iacob" w:date="2016-06-14T11:20:00Z"/>
        </w:rPr>
        <w:pPrChange w:id="1323" w:author="Florin Iacob" w:date="2016-06-15T14:13:00Z">
          <w:pPr>
            <w:pStyle w:val="111Title"/>
          </w:pPr>
        </w:pPrChange>
      </w:pPr>
      <w:del w:id="1324" w:author="Florin Iacob" w:date="2016-06-14T11:20:00Z">
        <w:r w:rsidDel="00820700">
          <w:delText>By default, version A will be disabled, and it will automatically include the previously set layout, and will have not specified parameters to it.</w:delText>
        </w:r>
      </w:del>
    </w:p>
    <w:p w14:paraId="7D698FA5" w14:textId="2CE38742" w:rsidR="002C4D31" w:rsidDel="00820700" w:rsidRDefault="002C4D31">
      <w:pPr>
        <w:pStyle w:val="111Title"/>
        <w:numPr>
          <w:ilvl w:val="0"/>
          <w:numId w:val="0"/>
        </w:numPr>
        <w:rPr>
          <w:del w:id="1325" w:author="Florin Iacob" w:date="2016-06-14T11:20:00Z"/>
        </w:rPr>
        <w:pPrChange w:id="1326" w:author="Florin Iacob" w:date="2016-06-15T14:13:00Z">
          <w:pPr>
            <w:pStyle w:val="111Title"/>
          </w:pPr>
        </w:pPrChange>
      </w:pPr>
      <w:del w:id="1327" w:author="Florin Iacob" w:date="2016-06-14T11:20:00Z">
        <w:r w:rsidDel="00820700">
          <w:delText>Each saved section, will turn gray as soon as it is saved. i.e., the user clicked the settings icon on the B layout (which is now blue), as soon as he finishes it and saves, it becomes gray. This is to indicate that it was done and help the user remember what else is left to be taken care of.</w:delText>
        </w:r>
      </w:del>
    </w:p>
    <w:p w14:paraId="3AC7376C" w14:textId="2FC8B915" w:rsidR="009252A1" w:rsidDel="00820700" w:rsidRDefault="009252A1">
      <w:pPr>
        <w:pStyle w:val="111Title"/>
        <w:numPr>
          <w:ilvl w:val="0"/>
          <w:numId w:val="0"/>
        </w:numPr>
        <w:rPr>
          <w:del w:id="1328" w:author="Florin Iacob" w:date="2016-06-14T11:20:00Z"/>
        </w:rPr>
      </w:pPr>
    </w:p>
    <w:p w14:paraId="336CED27" w14:textId="09E8A8F0" w:rsidR="009252A1" w:rsidDel="00820700" w:rsidRDefault="009252A1">
      <w:pPr>
        <w:pStyle w:val="111Title"/>
        <w:numPr>
          <w:ilvl w:val="0"/>
          <w:numId w:val="0"/>
        </w:numPr>
        <w:rPr>
          <w:del w:id="1329" w:author="Florin Iacob" w:date="2016-06-14T11:20:00Z"/>
        </w:rPr>
        <w:pPrChange w:id="1330" w:author="Florin Iacob" w:date="2016-06-15T14:13:00Z">
          <w:pPr>
            <w:pStyle w:val="11Title"/>
          </w:pPr>
        </w:pPrChange>
      </w:pPr>
      <w:del w:id="1331" w:author="Florin Iacob" w:date="2016-06-14T11:20:00Z">
        <w:r w:rsidDel="00820700">
          <w:delText>Dynamic layout parameters</w:delText>
        </w:r>
      </w:del>
    </w:p>
    <w:p w14:paraId="07A5EDE6" w14:textId="0835E653" w:rsidR="009252A1" w:rsidDel="00820700" w:rsidRDefault="009252A1">
      <w:pPr>
        <w:pStyle w:val="111Title"/>
        <w:numPr>
          <w:ilvl w:val="0"/>
          <w:numId w:val="0"/>
        </w:numPr>
        <w:rPr>
          <w:del w:id="1332" w:author="Florin Iacob" w:date="2016-06-14T11:20:00Z"/>
        </w:rPr>
        <w:pPrChange w:id="1333" w:author="Florin Iacob" w:date="2016-06-15T14:13:00Z">
          <w:pPr>
            <w:pStyle w:val="NONNumbering"/>
          </w:pPr>
        </w:pPrChange>
      </w:pPr>
      <w:del w:id="1334" w:author="Florin Iacob" w:date="2016-06-14T11:20:00Z">
        <w:r w:rsidDel="00820700">
          <w:rPr>
            <w:noProof/>
          </w:rPr>
          <w:drawing>
            <wp:inline distT="0" distB="0" distL="0" distR="0" wp14:anchorId="15B3846F" wp14:editId="11B624CF">
              <wp:extent cx="6660515" cy="2449195"/>
              <wp:effectExtent l="0" t="0" r="6985"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0515" cy="2449195"/>
                      </a:xfrm>
                      <a:prstGeom prst="rect">
                        <a:avLst/>
                      </a:prstGeom>
                    </pic:spPr>
                  </pic:pic>
                </a:graphicData>
              </a:graphic>
            </wp:inline>
          </w:drawing>
        </w:r>
      </w:del>
    </w:p>
    <w:p w14:paraId="13AEE16F" w14:textId="51D30287" w:rsidR="009252A1" w:rsidDel="00820700" w:rsidRDefault="009252A1">
      <w:pPr>
        <w:pStyle w:val="111Title"/>
        <w:numPr>
          <w:ilvl w:val="0"/>
          <w:numId w:val="0"/>
        </w:numPr>
        <w:rPr>
          <w:del w:id="1335" w:author="Florin Iacob" w:date="2016-06-14T11:20:00Z"/>
        </w:rPr>
        <w:pPrChange w:id="1336" w:author="Florin Iacob" w:date="2016-06-15T14:13:00Z">
          <w:pPr>
            <w:pStyle w:val="111Title"/>
          </w:pPr>
        </w:pPrChange>
      </w:pPr>
      <w:del w:id="1337" w:author="Florin Iacob" w:date="2016-06-14T11:20:00Z">
        <w:r w:rsidDel="00820700">
          <w:delText>Title: “Dynamic Layout Parameters: Version #”</w:delText>
        </w:r>
      </w:del>
    </w:p>
    <w:p w14:paraId="656FC56B" w14:textId="2714C55E" w:rsidR="009252A1" w:rsidDel="00820700" w:rsidRDefault="009252A1">
      <w:pPr>
        <w:pStyle w:val="111Title"/>
        <w:numPr>
          <w:ilvl w:val="0"/>
          <w:numId w:val="0"/>
        </w:numPr>
        <w:rPr>
          <w:del w:id="1338" w:author="Florin Iacob" w:date="2016-06-14T11:20:00Z"/>
        </w:rPr>
        <w:pPrChange w:id="1339" w:author="Florin Iacob" w:date="2016-06-15T14:13:00Z">
          <w:pPr>
            <w:pStyle w:val="111Title"/>
          </w:pPr>
        </w:pPrChange>
      </w:pPr>
      <w:del w:id="1340" w:author="Florin Iacob" w:date="2016-06-14T11:20:00Z">
        <w:r w:rsidDel="00820700">
          <w:delText>List of checkboxes of parameters, and the relevant fields next to them. The fields on the right are disabled until a box is checked:</w:delText>
        </w:r>
      </w:del>
    </w:p>
    <w:p w14:paraId="1093217C" w14:textId="62E47632" w:rsidR="009252A1" w:rsidDel="00820700" w:rsidRDefault="009252A1">
      <w:pPr>
        <w:pStyle w:val="111Title"/>
        <w:numPr>
          <w:ilvl w:val="0"/>
          <w:numId w:val="0"/>
        </w:numPr>
        <w:rPr>
          <w:del w:id="1341" w:author="Florin Iacob" w:date="2016-06-14T11:20:00Z"/>
        </w:rPr>
        <w:pPrChange w:id="1342" w:author="Florin Iacob" w:date="2016-06-15T14:13:00Z">
          <w:pPr>
            <w:pStyle w:val="1111Title"/>
          </w:pPr>
        </w:pPrChange>
      </w:pPr>
      <w:del w:id="1343" w:author="Florin Iacob" w:date="2016-06-14T11:20:00Z">
        <w:r w:rsidDel="00820700">
          <w:delText>Layout name</w:delText>
        </w:r>
      </w:del>
    </w:p>
    <w:p w14:paraId="6C3985A0" w14:textId="71974E34" w:rsidR="009252A1" w:rsidDel="00820700" w:rsidRDefault="009252A1">
      <w:pPr>
        <w:pStyle w:val="111Title"/>
        <w:numPr>
          <w:ilvl w:val="0"/>
          <w:numId w:val="0"/>
        </w:numPr>
        <w:rPr>
          <w:del w:id="1344" w:author="Florin Iacob" w:date="2016-06-14T11:20:00Z"/>
        </w:rPr>
        <w:pPrChange w:id="1345" w:author="Florin Iacob" w:date="2016-06-15T14:13:00Z">
          <w:pPr>
            <w:pStyle w:val="11111Title"/>
          </w:pPr>
        </w:pPrChange>
      </w:pPr>
      <w:del w:id="1346" w:author="Florin Iacob" w:date="2016-06-14T11:20:00Z">
        <w:r w:rsidDel="00820700">
          <w:delText>Simple text box</w:delText>
        </w:r>
      </w:del>
    </w:p>
    <w:p w14:paraId="2C927259" w14:textId="54A00C43" w:rsidR="009252A1" w:rsidDel="00820700" w:rsidRDefault="009252A1">
      <w:pPr>
        <w:pStyle w:val="111Title"/>
        <w:numPr>
          <w:ilvl w:val="0"/>
          <w:numId w:val="0"/>
        </w:numPr>
        <w:rPr>
          <w:del w:id="1347" w:author="Florin Iacob" w:date="2016-06-14T11:20:00Z"/>
        </w:rPr>
        <w:pPrChange w:id="1348" w:author="Florin Iacob" w:date="2016-06-15T14:13:00Z">
          <w:pPr>
            <w:pStyle w:val="1111Title"/>
          </w:pPr>
        </w:pPrChange>
      </w:pPr>
      <w:del w:id="1349" w:author="Florin Iacob" w:date="2016-06-14T11:20:00Z">
        <w:r w:rsidDel="00820700">
          <w:delText>Registration date</w:delText>
        </w:r>
      </w:del>
    </w:p>
    <w:p w14:paraId="4E5D7B69" w14:textId="64026AE9" w:rsidR="009252A1" w:rsidDel="00820700" w:rsidRDefault="009252A1">
      <w:pPr>
        <w:pStyle w:val="111Title"/>
        <w:numPr>
          <w:ilvl w:val="0"/>
          <w:numId w:val="0"/>
        </w:numPr>
        <w:rPr>
          <w:del w:id="1350" w:author="Florin Iacob" w:date="2016-06-14T11:20:00Z"/>
        </w:rPr>
        <w:pPrChange w:id="1351" w:author="Florin Iacob" w:date="2016-06-15T14:13:00Z">
          <w:pPr>
            <w:pStyle w:val="11111Title"/>
          </w:pPr>
        </w:pPrChange>
      </w:pPr>
      <w:del w:id="1352" w:author="Florin Iacob" w:date="2016-06-14T11:20:00Z">
        <w:r w:rsidDel="00820700">
          <w:delText>Dropdown menu – for each choice, the user will get a date picker to choose from</w:delText>
        </w:r>
        <w:r w:rsidDel="00820700">
          <w:br/>
        </w:r>
        <w:r w:rsidDel="00820700">
          <w:rPr>
            <w:noProof/>
          </w:rPr>
          <w:drawing>
            <wp:inline distT="0" distB="0" distL="0" distR="0" wp14:anchorId="5724D8B6" wp14:editId="404B4C11">
              <wp:extent cx="5283348" cy="267409"/>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4319" cy="284667"/>
                      </a:xfrm>
                      <a:prstGeom prst="rect">
                        <a:avLst/>
                      </a:prstGeom>
                    </pic:spPr>
                  </pic:pic>
                </a:graphicData>
              </a:graphic>
            </wp:inline>
          </w:drawing>
        </w:r>
      </w:del>
    </w:p>
    <w:p w14:paraId="3D212622" w14:textId="51AC76E6" w:rsidR="009252A1" w:rsidDel="00820700" w:rsidRDefault="009252A1">
      <w:pPr>
        <w:pStyle w:val="111Title"/>
        <w:numPr>
          <w:ilvl w:val="0"/>
          <w:numId w:val="0"/>
        </w:numPr>
        <w:rPr>
          <w:del w:id="1353" w:author="Florin Iacob" w:date="2016-06-14T11:20:00Z"/>
        </w:rPr>
        <w:pPrChange w:id="1354" w:author="Florin Iacob" w:date="2016-06-15T14:13:00Z">
          <w:pPr>
            <w:pStyle w:val="111111"/>
          </w:pPr>
        </w:pPrChange>
      </w:pPr>
      <w:del w:id="1355" w:author="Florin Iacob" w:date="2016-06-14T11:20:00Z">
        <w:r w:rsidDel="00820700">
          <w:delText>Before</w:delText>
        </w:r>
      </w:del>
    </w:p>
    <w:p w14:paraId="628B2734" w14:textId="605A3457" w:rsidR="009252A1" w:rsidDel="00820700" w:rsidRDefault="009252A1">
      <w:pPr>
        <w:pStyle w:val="111Title"/>
        <w:numPr>
          <w:ilvl w:val="0"/>
          <w:numId w:val="0"/>
        </w:numPr>
        <w:rPr>
          <w:del w:id="1356" w:author="Florin Iacob" w:date="2016-06-14T11:20:00Z"/>
        </w:rPr>
        <w:pPrChange w:id="1357" w:author="Florin Iacob" w:date="2016-06-15T14:13:00Z">
          <w:pPr>
            <w:pStyle w:val="111111"/>
          </w:pPr>
        </w:pPrChange>
      </w:pPr>
      <w:del w:id="1358" w:author="Florin Iacob" w:date="2016-06-14T11:20:00Z">
        <w:r w:rsidDel="00820700">
          <w:delText>Between</w:delText>
        </w:r>
      </w:del>
    </w:p>
    <w:p w14:paraId="36A283E2" w14:textId="7F96D5D4" w:rsidR="009252A1" w:rsidDel="00820700" w:rsidRDefault="009252A1">
      <w:pPr>
        <w:pStyle w:val="111Title"/>
        <w:numPr>
          <w:ilvl w:val="0"/>
          <w:numId w:val="0"/>
        </w:numPr>
        <w:rPr>
          <w:del w:id="1359" w:author="Florin Iacob" w:date="2016-06-14T11:20:00Z"/>
        </w:rPr>
        <w:pPrChange w:id="1360" w:author="Florin Iacob" w:date="2016-06-15T14:13:00Z">
          <w:pPr>
            <w:pStyle w:val="111111"/>
          </w:pPr>
        </w:pPrChange>
      </w:pPr>
      <w:del w:id="1361" w:author="Florin Iacob" w:date="2016-06-14T11:20:00Z">
        <w:r w:rsidDel="00820700">
          <w:delText>After</w:delText>
        </w:r>
      </w:del>
    </w:p>
    <w:p w14:paraId="31983043" w14:textId="58961941" w:rsidR="009252A1" w:rsidDel="00820700" w:rsidRDefault="009252A1">
      <w:pPr>
        <w:pStyle w:val="111Title"/>
        <w:numPr>
          <w:ilvl w:val="0"/>
          <w:numId w:val="0"/>
        </w:numPr>
        <w:rPr>
          <w:del w:id="1362" w:author="Florin Iacob" w:date="2016-06-14T11:20:00Z"/>
        </w:rPr>
        <w:pPrChange w:id="1363" w:author="Florin Iacob" w:date="2016-06-15T14:13:00Z">
          <w:pPr>
            <w:pStyle w:val="1111Title"/>
          </w:pPr>
        </w:pPrChange>
      </w:pPr>
      <w:del w:id="1364" w:author="Florin Iacob" w:date="2016-06-14T11:20:00Z">
        <w:r w:rsidDel="00820700">
          <w:delText>Registration country</w:delText>
        </w:r>
      </w:del>
    </w:p>
    <w:p w14:paraId="7E7DBE3C" w14:textId="211A5B66" w:rsidR="009252A1" w:rsidDel="00820700" w:rsidRDefault="009252A1">
      <w:pPr>
        <w:pStyle w:val="111Title"/>
        <w:numPr>
          <w:ilvl w:val="0"/>
          <w:numId w:val="0"/>
        </w:numPr>
        <w:rPr>
          <w:del w:id="1365" w:author="Florin Iacob" w:date="2016-06-14T11:20:00Z"/>
        </w:rPr>
        <w:pPrChange w:id="1366" w:author="Florin Iacob" w:date="2016-06-15T14:13:00Z">
          <w:pPr>
            <w:pStyle w:val="11111Title"/>
          </w:pPr>
        </w:pPrChange>
      </w:pPr>
      <w:del w:id="1367" w:author="Florin Iacob" w:date="2016-06-14T11:20:00Z">
        <w:r w:rsidDel="00820700">
          <w:delText>A button that opens a list of countries. This list allows multiple choice by holding down the CTRL key. The list closes by clicking the button again.</w:delText>
        </w:r>
        <w:r w:rsidDel="00820700">
          <w:br/>
        </w:r>
        <w:r w:rsidDel="00820700">
          <w:rPr>
            <w:noProof/>
          </w:rPr>
          <w:drawing>
            <wp:inline distT="0" distB="0" distL="0" distR="0" wp14:anchorId="00508207" wp14:editId="2B990808">
              <wp:extent cx="3247619" cy="2038095"/>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7619" cy="2038095"/>
                      </a:xfrm>
                      <a:prstGeom prst="rect">
                        <a:avLst/>
                      </a:prstGeom>
                    </pic:spPr>
                  </pic:pic>
                </a:graphicData>
              </a:graphic>
            </wp:inline>
          </w:drawing>
        </w:r>
      </w:del>
    </w:p>
    <w:p w14:paraId="28D5EB4F" w14:textId="2E45AF27" w:rsidR="009252A1" w:rsidDel="00820700" w:rsidRDefault="009252A1">
      <w:pPr>
        <w:pStyle w:val="111Title"/>
        <w:numPr>
          <w:ilvl w:val="0"/>
          <w:numId w:val="0"/>
        </w:numPr>
        <w:rPr>
          <w:del w:id="1368" w:author="Florin Iacob" w:date="2016-06-14T11:20:00Z"/>
        </w:rPr>
        <w:pPrChange w:id="1369" w:author="Florin Iacob" w:date="2016-06-15T14:13:00Z">
          <w:pPr>
            <w:pStyle w:val="11111Title"/>
          </w:pPr>
        </w:pPrChange>
      </w:pPr>
      <w:del w:id="1370" w:author="Florin Iacob" w:date="2016-06-14T11:20:00Z">
        <w:r w:rsidDel="00820700">
          <w:delText>Once this parameter checkbox is checked, a text will be added to the right side of the “choose” button: “Hold down CTRL to choose multiple values”</w:delText>
        </w:r>
      </w:del>
    </w:p>
    <w:p w14:paraId="7310CD44" w14:textId="425D3319" w:rsidR="009252A1" w:rsidDel="00820700" w:rsidRDefault="009252A1">
      <w:pPr>
        <w:pStyle w:val="111Title"/>
        <w:numPr>
          <w:ilvl w:val="0"/>
          <w:numId w:val="0"/>
        </w:numPr>
        <w:rPr>
          <w:del w:id="1371" w:author="Florin Iacob" w:date="2016-06-14T11:20:00Z"/>
        </w:rPr>
        <w:pPrChange w:id="1372" w:author="Florin Iacob" w:date="2016-06-15T14:13:00Z">
          <w:pPr>
            <w:pStyle w:val="1111Title"/>
          </w:pPr>
        </w:pPrChange>
      </w:pPr>
      <w:del w:id="1373" w:author="Florin Iacob" w:date="2016-06-14T11:20:00Z">
        <w:r w:rsidDel="00820700">
          <w:delText>Gender</w:delText>
        </w:r>
      </w:del>
    </w:p>
    <w:p w14:paraId="6056F52D" w14:textId="0C7E2E50" w:rsidR="009252A1" w:rsidDel="00820700" w:rsidRDefault="009252A1">
      <w:pPr>
        <w:pStyle w:val="111Title"/>
        <w:numPr>
          <w:ilvl w:val="0"/>
          <w:numId w:val="0"/>
        </w:numPr>
        <w:rPr>
          <w:del w:id="1374" w:author="Florin Iacob" w:date="2016-06-14T11:20:00Z"/>
        </w:rPr>
        <w:pPrChange w:id="1375" w:author="Florin Iacob" w:date="2016-06-15T14:13:00Z">
          <w:pPr>
            <w:pStyle w:val="11111Title"/>
          </w:pPr>
        </w:pPrChange>
      </w:pPr>
      <w:del w:id="1376" w:author="Florin Iacob" w:date="2016-06-14T11:20:00Z">
        <w:r w:rsidDel="00820700">
          <w:delText>A dropdown list of 2 options (if the user wants both, he should just uncheck the “gender” option).</w:delText>
        </w:r>
      </w:del>
    </w:p>
    <w:p w14:paraId="6B996AE0" w14:textId="6450442D" w:rsidR="009252A1" w:rsidDel="00820700" w:rsidRDefault="009252A1">
      <w:pPr>
        <w:pStyle w:val="111Title"/>
        <w:numPr>
          <w:ilvl w:val="0"/>
          <w:numId w:val="0"/>
        </w:numPr>
        <w:rPr>
          <w:del w:id="1377" w:author="Florin Iacob" w:date="2016-06-14T11:20:00Z"/>
        </w:rPr>
        <w:pPrChange w:id="1378" w:author="Florin Iacob" w:date="2016-06-15T14:13:00Z">
          <w:pPr>
            <w:pStyle w:val="1111Title"/>
          </w:pPr>
        </w:pPrChange>
      </w:pPr>
      <w:del w:id="1379" w:author="Florin Iacob" w:date="2016-06-14T11:20:00Z">
        <w:r w:rsidDel="00820700">
          <w:delText>Player status</w:delText>
        </w:r>
      </w:del>
    </w:p>
    <w:p w14:paraId="38688AA1" w14:textId="78AB0099" w:rsidR="009252A1" w:rsidDel="00820700" w:rsidRDefault="009252A1">
      <w:pPr>
        <w:pStyle w:val="111Title"/>
        <w:numPr>
          <w:ilvl w:val="0"/>
          <w:numId w:val="0"/>
        </w:numPr>
        <w:rPr>
          <w:del w:id="1380" w:author="Florin Iacob" w:date="2016-06-14T11:20:00Z"/>
        </w:rPr>
        <w:pPrChange w:id="1381" w:author="Florin Iacob" w:date="2016-06-15T14:13:00Z">
          <w:pPr>
            <w:pStyle w:val="11111Title"/>
          </w:pPr>
        </w:pPrChange>
      </w:pPr>
      <w:del w:id="1382" w:author="Florin Iacob" w:date="2016-06-14T11:20:00Z">
        <w:r w:rsidDel="00820700">
          <w:delText>A button that opens a list of possible statuses. This list allows multiple choice by holding down the CTRL key. The list closes by clicking the button again.</w:delText>
        </w:r>
        <w:r w:rsidDel="00820700">
          <w:br/>
        </w:r>
        <w:r w:rsidDel="00820700">
          <w:rPr>
            <w:noProof/>
          </w:rPr>
          <w:drawing>
            <wp:inline distT="0" distB="0" distL="0" distR="0" wp14:anchorId="5EF73E16" wp14:editId="4E15CA40">
              <wp:extent cx="3247619" cy="2038095"/>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7619" cy="2038095"/>
                      </a:xfrm>
                      <a:prstGeom prst="rect">
                        <a:avLst/>
                      </a:prstGeom>
                    </pic:spPr>
                  </pic:pic>
                </a:graphicData>
              </a:graphic>
            </wp:inline>
          </w:drawing>
        </w:r>
      </w:del>
    </w:p>
    <w:p w14:paraId="1D9B040E" w14:textId="30B0A045" w:rsidR="009252A1" w:rsidDel="00820700" w:rsidRDefault="009252A1">
      <w:pPr>
        <w:pStyle w:val="111Title"/>
        <w:numPr>
          <w:ilvl w:val="0"/>
          <w:numId w:val="0"/>
        </w:numPr>
        <w:rPr>
          <w:del w:id="1383" w:author="Florin Iacob" w:date="2016-06-14T11:20:00Z"/>
        </w:rPr>
        <w:pPrChange w:id="1384" w:author="Florin Iacob" w:date="2016-06-15T14:13:00Z">
          <w:pPr>
            <w:pStyle w:val="11111Title"/>
          </w:pPr>
        </w:pPrChange>
      </w:pPr>
      <w:del w:id="1385" w:author="Florin Iacob" w:date="2016-06-14T11:20:00Z">
        <w:r w:rsidDel="00820700">
          <w:delText>Once this parameter checkbox is checked, a text will be added to the right side of the “choose” button: “Hold down CTRL to choose multiple values”</w:delText>
        </w:r>
      </w:del>
    </w:p>
    <w:p w14:paraId="44773F8C" w14:textId="03014226" w:rsidR="009252A1" w:rsidDel="00820700" w:rsidRDefault="009252A1">
      <w:pPr>
        <w:pStyle w:val="111Title"/>
        <w:numPr>
          <w:ilvl w:val="0"/>
          <w:numId w:val="0"/>
        </w:numPr>
        <w:rPr>
          <w:del w:id="1386" w:author="Florin Iacob" w:date="2016-06-14T11:20:00Z"/>
        </w:rPr>
        <w:pPrChange w:id="1387" w:author="Florin Iacob" w:date="2016-06-15T14:13:00Z">
          <w:pPr>
            <w:pStyle w:val="1111Title"/>
          </w:pPr>
        </w:pPrChange>
      </w:pPr>
      <w:del w:id="1388" w:author="Florin Iacob" w:date="2016-06-14T11:20:00Z">
        <w:r w:rsidDel="00820700">
          <w:delText>Age</w:delText>
        </w:r>
      </w:del>
    </w:p>
    <w:p w14:paraId="7C4E14E3" w14:textId="0A6DBBBB" w:rsidR="009252A1" w:rsidDel="00820700" w:rsidRDefault="009252A1">
      <w:pPr>
        <w:pStyle w:val="111Title"/>
        <w:numPr>
          <w:ilvl w:val="0"/>
          <w:numId w:val="0"/>
        </w:numPr>
        <w:rPr>
          <w:del w:id="1389" w:author="Florin Iacob" w:date="2016-06-14T11:20:00Z"/>
        </w:rPr>
        <w:pPrChange w:id="1390" w:author="Florin Iacob" w:date="2016-06-15T14:13:00Z">
          <w:pPr>
            <w:pStyle w:val="11111Title"/>
          </w:pPr>
        </w:pPrChange>
      </w:pPr>
      <w:del w:id="1391" w:author="Florin Iacob" w:date="2016-06-14T11:20:00Z">
        <w:r w:rsidDel="00820700">
          <w:delText xml:space="preserve">Dropdown menu – for each choice, the user will get </w:delText>
        </w:r>
        <w:r w:rsidR="003D56F3" w:rsidDel="00820700">
          <w:delText>a small text box to enter the age</w:delText>
        </w:r>
        <w:r w:rsidDel="00820700">
          <w:br/>
        </w:r>
        <w:r w:rsidR="003D56F3" w:rsidDel="00820700">
          <w:rPr>
            <w:noProof/>
          </w:rPr>
          <w:drawing>
            <wp:inline distT="0" distB="0" distL="0" distR="0" wp14:anchorId="01D248C2" wp14:editId="7B3DE4F5">
              <wp:extent cx="2933333" cy="247619"/>
              <wp:effectExtent l="0" t="0" r="635"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3333" cy="247619"/>
                      </a:xfrm>
                      <a:prstGeom prst="rect">
                        <a:avLst/>
                      </a:prstGeom>
                    </pic:spPr>
                  </pic:pic>
                </a:graphicData>
              </a:graphic>
            </wp:inline>
          </w:drawing>
        </w:r>
      </w:del>
    </w:p>
    <w:p w14:paraId="5A843C4D" w14:textId="5FE9BD77" w:rsidR="009252A1" w:rsidDel="00820700" w:rsidRDefault="003D56F3">
      <w:pPr>
        <w:pStyle w:val="111Title"/>
        <w:numPr>
          <w:ilvl w:val="0"/>
          <w:numId w:val="0"/>
        </w:numPr>
        <w:rPr>
          <w:del w:id="1392" w:author="Florin Iacob" w:date="2016-06-14T11:20:00Z"/>
        </w:rPr>
        <w:pPrChange w:id="1393" w:author="Florin Iacob" w:date="2016-06-15T14:13:00Z">
          <w:pPr>
            <w:pStyle w:val="111111"/>
          </w:pPr>
        </w:pPrChange>
      </w:pPr>
      <w:del w:id="1394" w:author="Florin Iacob" w:date="2016-06-14T11:20:00Z">
        <w:r w:rsidDel="00820700">
          <w:delText>Under</w:delText>
        </w:r>
      </w:del>
    </w:p>
    <w:p w14:paraId="1E0A4F49" w14:textId="69C3E817" w:rsidR="009252A1" w:rsidDel="00820700" w:rsidRDefault="003D56F3">
      <w:pPr>
        <w:pStyle w:val="111Title"/>
        <w:numPr>
          <w:ilvl w:val="0"/>
          <w:numId w:val="0"/>
        </w:numPr>
        <w:rPr>
          <w:del w:id="1395" w:author="Florin Iacob" w:date="2016-06-14T11:20:00Z"/>
        </w:rPr>
        <w:pPrChange w:id="1396" w:author="Florin Iacob" w:date="2016-06-15T14:13:00Z">
          <w:pPr>
            <w:pStyle w:val="111111"/>
          </w:pPr>
        </w:pPrChange>
      </w:pPr>
      <w:del w:id="1397" w:author="Florin Iacob" w:date="2016-06-14T11:20:00Z">
        <w:r w:rsidDel="00820700">
          <w:delText xml:space="preserve">Between </w:delText>
        </w:r>
      </w:del>
    </w:p>
    <w:p w14:paraId="0C9059EC" w14:textId="246345AB" w:rsidR="009252A1" w:rsidDel="00820700" w:rsidRDefault="003D56F3">
      <w:pPr>
        <w:pStyle w:val="111Title"/>
        <w:numPr>
          <w:ilvl w:val="0"/>
          <w:numId w:val="0"/>
        </w:numPr>
        <w:rPr>
          <w:del w:id="1398" w:author="Florin Iacob" w:date="2016-06-14T11:20:00Z"/>
        </w:rPr>
        <w:pPrChange w:id="1399" w:author="Florin Iacob" w:date="2016-06-15T14:13:00Z">
          <w:pPr>
            <w:pStyle w:val="111111"/>
          </w:pPr>
        </w:pPrChange>
      </w:pPr>
      <w:del w:id="1400" w:author="Florin Iacob" w:date="2016-06-14T11:20:00Z">
        <w:r w:rsidDel="00820700">
          <w:delText>Older than</w:delText>
        </w:r>
      </w:del>
    </w:p>
    <w:p w14:paraId="2DBE1E59" w14:textId="02F008F8" w:rsidR="009252A1" w:rsidDel="00820700" w:rsidRDefault="003D56F3">
      <w:pPr>
        <w:pStyle w:val="111Title"/>
        <w:numPr>
          <w:ilvl w:val="0"/>
          <w:numId w:val="0"/>
        </w:numPr>
        <w:rPr>
          <w:del w:id="1401" w:author="Florin Iacob" w:date="2016-06-14T11:20:00Z"/>
        </w:rPr>
        <w:pPrChange w:id="1402" w:author="Florin Iacob" w:date="2016-06-15T14:13:00Z">
          <w:pPr>
            <w:pStyle w:val="1111Title"/>
          </w:pPr>
        </w:pPrChange>
      </w:pPr>
      <w:del w:id="1403" w:author="Florin Iacob" w:date="2016-06-14T11:20:00Z">
        <w:r w:rsidDel="00820700">
          <w:delText xml:space="preserve">Currency </w:delText>
        </w:r>
      </w:del>
    </w:p>
    <w:p w14:paraId="4D59C1D4" w14:textId="5D0D615A" w:rsidR="003D56F3" w:rsidDel="00820700" w:rsidRDefault="003D56F3">
      <w:pPr>
        <w:pStyle w:val="111Title"/>
        <w:numPr>
          <w:ilvl w:val="0"/>
          <w:numId w:val="0"/>
        </w:numPr>
        <w:rPr>
          <w:del w:id="1404" w:author="Florin Iacob" w:date="2016-06-14T11:20:00Z"/>
        </w:rPr>
        <w:pPrChange w:id="1405" w:author="Florin Iacob" w:date="2016-06-15T14:13:00Z">
          <w:pPr>
            <w:pStyle w:val="11111Title"/>
          </w:pPr>
        </w:pPrChange>
      </w:pPr>
      <w:del w:id="1406" w:author="Florin Iacob" w:date="2016-06-14T11:20:00Z">
        <w:r w:rsidDel="00820700">
          <w:delText>A button that opens a list of possible currencies. This list allows multiple choice by holding down the CTRL key. The list closes by clicking the button again.</w:delText>
        </w:r>
        <w:r w:rsidDel="00820700">
          <w:br/>
        </w:r>
        <w:r w:rsidDel="00820700">
          <w:rPr>
            <w:noProof/>
          </w:rPr>
          <w:drawing>
            <wp:inline distT="0" distB="0" distL="0" distR="0" wp14:anchorId="19480129" wp14:editId="7A615463">
              <wp:extent cx="3247619" cy="2038095"/>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7619" cy="2038095"/>
                      </a:xfrm>
                      <a:prstGeom prst="rect">
                        <a:avLst/>
                      </a:prstGeom>
                    </pic:spPr>
                  </pic:pic>
                </a:graphicData>
              </a:graphic>
            </wp:inline>
          </w:drawing>
        </w:r>
      </w:del>
    </w:p>
    <w:p w14:paraId="076DC5C0" w14:textId="752EE904" w:rsidR="003D56F3" w:rsidDel="00820700" w:rsidRDefault="003D56F3">
      <w:pPr>
        <w:pStyle w:val="111Title"/>
        <w:numPr>
          <w:ilvl w:val="0"/>
          <w:numId w:val="0"/>
        </w:numPr>
        <w:rPr>
          <w:del w:id="1407" w:author="Florin Iacob" w:date="2016-06-14T11:20:00Z"/>
        </w:rPr>
        <w:pPrChange w:id="1408" w:author="Florin Iacob" w:date="2016-06-15T14:13:00Z">
          <w:pPr>
            <w:pStyle w:val="11111Title"/>
          </w:pPr>
        </w:pPrChange>
      </w:pPr>
      <w:del w:id="1409" w:author="Florin Iacob" w:date="2016-06-14T11:20:00Z">
        <w:r w:rsidDel="00820700">
          <w:delText>Once this parameter checkbox is checked, a text will be added to the right side of the “choose” button: “Hold down CTRL to choose multiple values”</w:delText>
        </w:r>
      </w:del>
    </w:p>
    <w:p w14:paraId="72C776F2" w14:textId="6B0BCE5D" w:rsidR="003D56F3" w:rsidDel="00820700" w:rsidRDefault="003D56F3">
      <w:pPr>
        <w:pStyle w:val="111Title"/>
        <w:numPr>
          <w:ilvl w:val="0"/>
          <w:numId w:val="0"/>
        </w:numPr>
        <w:rPr>
          <w:del w:id="1410" w:author="Florin Iacob" w:date="2016-06-14T11:20:00Z"/>
        </w:rPr>
        <w:pPrChange w:id="1411" w:author="Florin Iacob" w:date="2016-06-15T14:13:00Z">
          <w:pPr>
            <w:pStyle w:val="1111Title"/>
          </w:pPr>
        </w:pPrChange>
      </w:pPr>
      <w:del w:id="1412" w:author="Florin Iacob" w:date="2016-06-14T11:20:00Z">
        <w:r w:rsidDel="00820700">
          <w:delText>No. of rounds per game</w:delText>
        </w:r>
      </w:del>
    </w:p>
    <w:p w14:paraId="11B8ECCA" w14:textId="7CBB608D" w:rsidR="003D56F3" w:rsidDel="00820700" w:rsidRDefault="003D56F3">
      <w:pPr>
        <w:pStyle w:val="111Title"/>
        <w:numPr>
          <w:ilvl w:val="0"/>
          <w:numId w:val="0"/>
        </w:numPr>
        <w:rPr>
          <w:del w:id="1413" w:author="Florin Iacob" w:date="2016-06-14T11:20:00Z"/>
        </w:rPr>
        <w:pPrChange w:id="1414" w:author="Florin Iacob" w:date="2016-06-15T14:13:00Z">
          <w:pPr>
            <w:pStyle w:val="11111Title"/>
          </w:pPr>
        </w:pPrChange>
      </w:pPr>
      <w:del w:id="1415" w:author="Florin Iacob" w:date="2016-06-14T11:20:00Z">
        <w:r w:rsidDel="00820700">
          <w:delText>Dropdown menu – for each choice, the user will get a small text box to enter the number</w:delText>
        </w:r>
        <w:r w:rsidDel="00820700">
          <w:br/>
        </w:r>
        <w:r w:rsidDel="00820700">
          <w:rPr>
            <w:noProof/>
          </w:rPr>
          <w:drawing>
            <wp:inline distT="0" distB="0" distL="0" distR="0" wp14:anchorId="5E23A50A" wp14:editId="187F52DE">
              <wp:extent cx="2933333" cy="247619"/>
              <wp:effectExtent l="0" t="0" r="635"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3333" cy="247619"/>
                      </a:xfrm>
                      <a:prstGeom prst="rect">
                        <a:avLst/>
                      </a:prstGeom>
                    </pic:spPr>
                  </pic:pic>
                </a:graphicData>
              </a:graphic>
            </wp:inline>
          </w:drawing>
        </w:r>
      </w:del>
    </w:p>
    <w:p w14:paraId="7E60C710" w14:textId="5A32E435" w:rsidR="003D56F3" w:rsidDel="00820700" w:rsidRDefault="003D56F3">
      <w:pPr>
        <w:pStyle w:val="111Title"/>
        <w:numPr>
          <w:ilvl w:val="0"/>
          <w:numId w:val="0"/>
        </w:numPr>
        <w:rPr>
          <w:del w:id="1416" w:author="Florin Iacob" w:date="2016-06-14T11:20:00Z"/>
        </w:rPr>
        <w:pPrChange w:id="1417" w:author="Florin Iacob" w:date="2016-06-15T14:13:00Z">
          <w:pPr>
            <w:pStyle w:val="111111"/>
          </w:pPr>
        </w:pPrChange>
      </w:pPr>
      <w:del w:id="1418" w:author="Florin Iacob" w:date="2016-06-14T11:20:00Z">
        <w:r w:rsidDel="00820700">
          <w:delText>Under</w:delText>
        </w:r>
      </w:del>
    </w:p>
    <w:p w14:paraId="61C1AE2A" w14:textId="6D69A4EF" w:rsidR="003D56F3" w:rsidDel="00820700" w:rsidRDefault="003D56F3">
      <w:pPr>
        <w:pStyle w:val="111Title"/>
        <w:numPr>
          <w:ilvl w:val="0"/>
          <w:numId w:val="0"/>
        </w:numPr>
        <w:rPr>
          <w:del w:id="1419" w:author="Florin Iacob" w:date="2016-06-14T11:20:00Z"/>
        </w:rPr>
        <w:pPrChange w:id="1420" w:author="Florin Iacob" w:date="2016-06-15T14:13:00Z">
          <w:pPr>
            <w:pStyle w:val="111111"/>
          </w:pPr>
        </w:pPrChange>
      </w:pPr>
      <w:del w:id="1421" w:author="Florin Iacob" w:date="2016-06-14T11:20:00Z">
        <w:r w:rsidDel="00820700">
          <w:delText xml:space="preserve">Between </w:delText>
        </w:r>
      </w:del>
    </w:p>
    <w:p w14:paraId="5E437D1D" w14:textId="08E9634F" w:rsidR="003D56F3" w:rsidDel="00820700" w:rsidRDefault="003D56F3">
      <w:pPr>
        <w:pStyle w:val="111Title"/>
        <w:numPr>
          <w:ilvl w:val="0"/>
          <w:numId w:val="0"/>
        </w:numPr>
        <w:rPr>
          <w:del w:id="1422" w:author="Florin Iacob" w:date="2016-06-14T11:20:00Z"/>
        </w:rPr>
        <w:pPrChange w:id="1423" w:author="Florin Iacob" w:date="2016-06-15T14:13:00Z">
          <w:pPr>
            <w:pStyle w:val="111111"/>
          </w:pPr>
        </w:pPrChange>
      </w:pPr>
      <w:del w:id="1424" w:author="Florin Iacob" w:date="2016-06-14T11:20:00Z">
        <w:r w:rsidDel="00820700">
          <w:delText>More than</w:delText>
        </w:r>
      </w:del>
    </w:p>
    <w:p w14:paraId="55C80418" w14:textId="3F9086E3" w:rsidR="003D56F3" w:rsidDel="00820700" w:rsidRDefault="00D72DE8">
      <w:pPr>
        <w:pStyle w:val="111Title"/>
        <w:numPr>
          <w:ilvl w:val="0"/>
          <w:numId w:val="0"/>
        </w:numPr>
        <w:rPr>
          <w:del w:id="1425" w:author="Florin Iacob" w:date="2016-06-14T11:20:00Z"/>
        </w:rPr>
        <w:pPrChange w:id="1426" w:author="Florin Iacob" w:date="2016-06-15T14:13:00Z">
          <w:pPr>
            <w:pStyle w:val="111Title"/>
          </w:pPr>
        </w:pPrChange>
      </w:pPr>
      <w:del w:id="1427" w:author="Florin Iacob" w:date="2016-06-14T11:20:00Z">
        <w:r w:rsidDel="00820700">
          <w:delText>“Done” button to save and close the screen.</w:delText>
        </w:r>
      </w:del>
    </w:p>
    <w:p w14:paraId="39794DD9" w14:textId="2693783A" w:rsidR="009252A1" w:rsidDel="00820700" w:rsidRDefault="009252A1">
      <w:pPr>
        <w:pStyle w:val="111Title"/>
        <w:numPr>
          <w:ilvl w:val="0"/>
          <w:numId w:val="0"/>
        </w:numPr>
        <w:rPr>
          <w:del w:id="1428" w:author="Florin Iacob" w:date="2016-06-14T11:20:00Z"/>
        </w:rPr>
      </w:pPr>
    </w:p>
    <w:p w14:paraId="179EE285" w14:textId="50BE716B" w:rsidR="00887313" w:rsidDel="00820700" w:rsidRDefault="000E7723">
      <w:pPr>
        <w:pStyle w:val="111Title"/>
        <w:numPr>
          <w:ilvl w:val="0"/>
          <w:numId w:val="0"/>
        </w:numPr>
        <w:rPr>
          <w:del w:id="1429" w:author="Florin Iacob" w:date="2016-06-14T11:20:00Z"/>
        </w:rPr>
        <w:pPrChange w:id="1430" w:author="Florin Iacob" w:date="2016-06-15T14:13:00Z">
          <w:pPr>
            <w:pStyle w:val="11Title"/>
          </w:pPr>
        </w:pPrChange>
      </w:pPr>
      <w:del w:id="1431" w:author="Florin Iacob" w:date="2016-06-14T11:20:00Z">
        <w:r w:rsidDel="00820700">
          <w:delText>Nav Bar (Footer)</w:delText>
        </w:r>
      </w:del>
    </w:p>
    <w:p w14:paraId="78C3DB04" w14:textId="59F785F1" w:rsidR="00887313" w:rsidDel="00820700" w:rsidRDefault="00507141">
      <w:pPr>
        <w:pStyle w:val="111Title"/>
        <w:numPr>
          <w:ilvl w:val="0"/>
          <w:numId w:val="0"/>
        </w:numPr>
        <w:rPr>
          <w:del w:id="1432" w:author="Florin Iacob" w:date="2016-06-14T11:20:00Z"/>
        </w:rPr>
        <w:pPrChange w:id="1433" w:author="Florin Iacob" w:date="2016-06-15T14:13:00Z">
          <w:pPr>
            <w:pStyle w:val="111Title"/>
          </w:pPr>
        </w:pPrChange>
      </w:pPr>
      <w:del w:id="1434" w:author="Florin Iacob" w:date="2016-06-14T11:20:00Z">
        <w:r w:rsidDel="00820700">
          <w:delText>Left side:</w:delText>
        </w:r>
      </w:del>
    </w:p>
    <w:p w14:paraId="636AD69D" w14:textId="5DC72299" w:rsidR="00507141" w:rsidDel="00820700" w:rsidRDefault="00507141">
      <w:pPr>
        <w:pStyle w:val="111Title"/>
        <w:numPr>
          <w:ilvl w:val="0"/>
          <w:numId w:val="0"/>
        </w:numPr>
        <w:rPr>
          <w:del w:id="1435" w:author="Florin Iacob" w:date="2016-06-14T11:20:00Z"/>
        </w:rPr>
        <w:pPrChange w:id="1436" w:author="Florin Iacob" w:date="2016-06-15T14:13:00Z">
          <w:pPr>
            <w:pStyle w:val="1111Title"/>
          </w:pPr>
        </w:pPrChange>
      </w:pPr>
      <w:del w:id="1437" w:author="Florin Iacob" w:date="2016-06-14T11:20:00Z">
        <w:r w:rsidDel="00820700">
          <w:delText>Plus icon with the text “Add another layout”, allowing the user to add more dynamic layouts.</w:delText>
        </w:r>
      </w:del>
    </w:p>
    <w:p w14:paraId="541EEA62" w14:textId="3B8742FD" w:rsidR="00507141" w:rsidDel="00820700" w:rsidRDefault="00507141">
      <w:pPr>
        <w:pStyle w:val="111Title"/>
        <w:numPr>
          <w:ilvl w:val="0"/>
          <w:numId w:val="0"/>
        </w:numPr>
        <w:rPr>
          <w:del w:id="1438" w:author="Florin Iacob" w:date="2016-06-14T11:20:00Z"/>
        </w:rPr>
        <w:pPrChange w:id="1439" w:author="Florin Iacob" w:date="2016-06-15T14:13:00Z">
          <w:pPr>
            <w:pStyle w:val="111Title"/>
          </w:pPr>
        </w:pPrChange>
      </w:pPr>
      <w:del w:id="1440" w:author="Florin Iacob" w:date="2016-06-14T11:20:00Z">
        <w:r w:rsidDel="00820700">
          <w:delText>Right side:</w:delText>
        </w:r>
      </w:del>
    </w:p>
    <w:p w14:paraId="4299CCEB" w14:textId="4F21C3F8" w:rsidR="00507141" w:rsidDel="00820700" w:rsidRDefault="00507141">
      <w:pPr>
        <w:pStyle w:val="111Title"/>
        <w:numPr>
          <w:ilvl w:val="0"/>
          <w:numId w:val="0"/>
        </w:numPr>
        <w:rPr>
          <w:del w:id="1441" w:author="Florin Iacob" w:date="2016-06-14T11:20:00Z"/>
        </w:rPr>
        <w:pPrChange w:id="1442" w:author="Florin Iacob" w:date="2016-06-15T14:13:00Z">
          <w:pPr>
            <w:pStyle w:val="1111Title"/>
          </w:pPr>
        </w:pPrChange>
      </w:pPr>
      <w:del w:id="1443" w:author="Florin Iacob" w:date="2016-06-14T11:20:00Z">
        <w:r w:rsidDel="00820700">
          <w:delText>Cancel – closing the dynamic layouts screen, without saving.</w:delText>
        </w:r>
      </w:del>
    </w:p>
    <w:p w14:paraId="75E66526" w14:textId="5D67D5B0" w:rsidR="00507141" w:rsidDel="00820700" w:rsidRDefault="00507141">
      <w:pPr>
        <w:pStyle w:val="111Title"/>
        <w:numPr>
          <w:ilvl w:val="0"/>
          <w:numId w:val="0"/>
        </w:numPr>
        <w:rPr>
          <w:del w:id="1444" w:author="Florin Iacob" w:date="2016-06-14T11:20:00Z"/>
        </w:rPr>
        <w:pPrChange w:id="1445" w:author="Florin Iacob" w:date="2016-06-15T14:13:00Z">
          <w:pPr>
            <w:pStyle w:val="1111Title"/>
          </w:pPr>
        </w:pPrChange>
      </w:pPr>
      <w:del w:id="1446" w:author="Florin Iacob" w:date="2016-06-14T11:20:00Z">
        <w:r w:rsidDel="00820700">
          <w:delText>Save dynamic layouts – saving the user’s settings and going back to the “save as” screen.</w:delText>
        </w:r>
      </w:del>
    </w:p>
    <w:p w14:paraId="037892E3" w14:textId="3511F12E" w:rsidR="002C4D31" w:rsidDel="00820700" w:rsidRDefault="002C4D31">
      <w:pPr>
        <w:pStyle w:val="111Title"/>
        <w:numPr>
          <w:ilvl w:val="0"/>
          <w:numId w:val="0"/>
        </w:numPr>
        <w:rPr>
          <w:del w:id="1447" w:author="Florin Iacob" w:date="2016-06-14T11:20:00Z"/>
        </w:rPr>
        <w:pPrChange w:id="1448" w:author="Florin Iacob" w:date="2016-06-15T14:13:00Z">
          <w:pPr>
            <w:pStyle w:val="11111Title"/>
          </w:pPr>
        </w:pPrChange>
      </w:pPr>
      <w:del w:id="1449" w:author="Florin Iacob" w:date="2016-06-14T11:20:00Z">
        <w:r w:rsidDel="00820700">
          <w:delText>This button will become enabled only as soon as the user has defined and saved all open layouts. i.e., if the user has 3 layouts, all 3 should be finalized and saved before this button becomes enabled. If the user only needs 2, he should remove one layout (in the delete button) and then save.</w:delText>
        </w:r>
      </w:del>
    </w:p>
    <w:p w14:paraId="6C2C2507" w14:textId="0C5E4C27" w:rsidR="00887313" w:rsidDel="00820700" w:rsidRDefault="00887313">
      <w:pPr>
        <w:pStyle w:val="111Title"/>
        <w:numPr>
          <w:ilvl w:val="0"/>
          <w:numId w:val="0"/>
        </w:numPr>
        <w:rPr>
          <w:del w:id="1450" w:author="Florin Iacob" w:date="2016-06-14T11:20:00Z"/>
        </w:rPr>
        <w:pPrChange w:id="1451" w:author="Florin Iacob" w:date="2016-06-15T14:13:00Z">
          <w:pPr>
            <w:pStyle w:val="11111Title"/>
            <w:numPr>
              <w:ilvl w:val="0"/>
              <w:numId w:val="0"/>
            </w:numPr>
            <w:ind w:left="0" w:firstLine="0"/>
          </w:pPr>
        </w:pPrChange>
      </w:pPr>
    </w:p>
    <w:p w14:paraId="6BD99FC2" w14:textId="3B0B46B5" w:rsidR="00CE31C0" w:rsidDel="00820700" w:rsidRDefault="00CE31C0">
      <w:pPr>
        <w:pStyle w:val="111Title"/>
        <w:numPr>
          <w:ilvl w:val="0"/>
          <w:numId w:val="0"/>
        </w:numPr>
        <w:rPr>
          <w:del w:id="1452" w:author="Florin Iacob" w:date="2016-06-14T11:20:00Z"/>
          <w:caps/>
          <w:color w:val="2E74B5" w:themeColor="accent1" w:themeShade="BF"/>
          <w:sz w:val="32"/>
          <w:szCs w:val="28"/>
        </w:rPr>
        <w:pPrChange w:id="1453" w:author="Florin Iacob" w:date="2016-06-15T14:13:00Z">
          <w:pPr/>
        </w:pPrChange>
      </w:pPr>
      <w:del w:id="1454" w:author="Florin Iacob" w:date="2016-06-14T11:20:00Z">
        <w:r w:rsidDel="00820700">
          <w:br w:type="page"/>
        </w:r>
      </w:del>
    </w:p>
    <w:p w14:paraId="5448F002" w14:textId="3AA45EFA" w:rsidR="000E1E77" w:rsidDel="00820700" w:rsidRDefault="000E1E77">
      <w:pPr>
        <w:pStyle w:val="111Title"/>
        <w:numPr>
          <w:ilvl w:val="0"/>
          <w:numId w:val="0"/>
        </w:numPr>
        <w:rPr>
          <w:del w:id="1455" w:author="Florin Iacob" w:date="2016-06-14T11:20:00Z"/>
        </w:rPr>
        <w:pPrChange w:id="1456" w:author="Florin Iacob" w:date="2016-06-15T14:13:00Z">
          <w:pPr>
            <w:pStyle w:val="1Title"/>
          </w:pPr>
        </w:pPrChange>
      </w:pPr>
      <w:del w:id="1457" w:author="Florin Iacob" w:date="2016-06-14T11:20:00Z">
        <w:r w:rsidDel="00820700">
          <w:delText>View mockup</w:delText>
        </w:r>
      </w:del>
    </w:p>
    <w:p w14:paraId="6CB60B47" w14:textId="5F064E6D" w:rsidR="000E1E77" w:rsidDel="00820700" w:rsidRDefault="000E1E77">
      <w:pPr>
        <w:pStyle w:val="111Title"/>
        <w:numPr>
          <w:ilvl w:val="0"/>
          <w:numId w:val="0"/>
        </w:numPr>
        <w:rPr>
          <w:del w:id="1458" w:author="Florin Iacob" w:date="2016-06-14T11:20:00Z"/>
        </w:rPr>
        <w:pPrChange w:id="1459" w:author="Florin Iacob" w:date="2016-06-15T14:13:00Z">
          <w:pPr>
            <w:pStyle w:val="11Title"/>
          </w:pPr>
        </w:pPrChange>
      </w:pPr>
      <w:del w:id="1460" w:author="Florin Iacob" w:date="2016-06-14T11:20:00Z">
        <w:r w:rsidDel="00820700">
          <w:delText>Details</w:delText>
        </w:r>
      </w:del>
    </w:p>
    <w:p w14:paraId="648E994E" w14:textId="0CC0B9EA" w:rsidR="000E1E77" w:rsidDel="00820700" w:rsidRDefault="000E1E77">
      <w:pPr>
        <w:pStyle w:val="111Title"/>
        <w:numPr>
          <w:ilvl w:val="0"/>
          <w:numId w:val="0"/>
        </w:numPr>
        <w:rPr>
          <w:del w:id="1461" w:author="Florin Iacob" w:date="2016-06-14T11:20:00Z"/>
        </w:rPr>
        <w:pPrChange w:id="1462" w:author="Florin Iacob" w:date="2016-06-15T14:13:00Z">
          <w:pPr>
            <w:pStyle w:val="111Title"/>
          </w:pPr>
        </w:pPrChange>
      </w:pPr>
      <w:del w:id="1463" w:author="Florin Iacob" w:date="2016-06-14T11:20:00Z">
        <w:r w:rsidDel="00820700">
          <w:delText>The mockup should allow the user to view the new layout on the client itself.</w:delText>
        </w:r>
      </w:del>
    </w:p>
    <w:p w14:paraId="0E2126AC" w14:textId="66E4EB4B" w:rsidR="000E1E77" w:rsidDel="00820700" w:rsidRDefault="00AE076F">
      <w:pPr>
        <w:pStyle w:val="111Title"/>
        <w:numPr>
          <w:ilvl w:val="0"/>
          <w:numId w:val="0"/>
        </w:numPr>
        <w:rPr>
          <w:del w:id="1464" w:author="Florin Iacob" w:date="2016-06-14T11:20:00Z"/>
        </w:rPr>
        <w:pPrChange w:id="1465" w:author="Florin Iacob" w:date="2016-06-15T14:13:00Z">
          <w:pPr>
            <w:pStyle w:val="111Title"/>
          </w:pPr>
        </w:pPrChange>
      </w:pPr>
      <w:del w:id="1466" w:author="Florin Iacob" w:date="2016-06-14T11:20:00Z">
        <w:r w:rsidDel="00820700">
          <w:delText>The screenshot seen in the link is only an example and should not be considered as a solution.</w:delText>
        </w:r>
      </w:del>
    </w:p>
    <w:p w14:paraId="3B1EE5A6" w14:textId="2872C4C6" w:rsidR="00AE076F" w:rsidDel="00820700" w:rsidRDefault="00AE076F">
      <w:pPr>
        <w:pStyle w:val="111Title"/>
        <w:numPr>
          <w:ilvl w:val="0"/>
          <w:numId w:val="0"/>
        </w:numPr>
        <w:rPr>
          <w:del w:id="1467" w:author="Florin Iacob" w:date="2016-06-14T11:20:00Z"/>
        </w:rPr>
        <w:pPrChange w:id="1468" w:author="Florin Iacob" w:date="2016-06-15T14:13:00Z">
          <w:pPr>
            <w:pStyle w:val="111Title"/>
          </w:pPr>
        </w:pPrChange>
      </w:pPr>
      <w:del w:id="1469" w:author="Florin Iacob" w:date="2016-06-14T11:20:00Z">
        <w:r w:rsidDel="00820700">
          <w:delText>Dev to decide how this should be executed – either by opening a mock-NDL version, by providing a look-alike layout without the graphics etc.</w:delText>
        </w:r>
      </w:del>
    </w:p>
    <w:p w14:paraId="7B0093CA" w14:textId="55F3B8DE" w:rsidR="00887313" w:rsidDel="00820700" w:rsidRDefault="00887313">
      <w:pPr>
        <w:pStyle w:val="111Title"/>
        <w:numPr>
          <w:ilvl w:val="0"/>
          <w:numId w:val="0"/>
        </w:numPr>
        <w:rPr>
          <w:del w:id="1470" w:author="Florin Iacob" w:date="2016-06-14T11:20:00Z"/>
        </w:rPr>
      </w:pPr>
    </w:p>
    <w:p w14:paraId="14167C9A" w14:textId="02080DCB" w:rsidR="00887313" w:rsidDel="00820700" w:rsidRDefault="00887313">
      <w:pPr>
        <w:pStyle w:val="111Title"/>
        <w:numPr>
          <w:ilvl w:val="0"/>
          <w:numId w:val="0"/>
        </w:numPr>
        <w:rPr>
          <w:del w:id="1471" w:author="Florin Iacob" w:date="2016-06-14T11:20:00Z"/>
        </w:rPr>
        <w:pPrChange w:id="1472" w:author="Florin Iacob" w:date="2016-06-15T14:13:00Z">
          <w:pPr>
            <w:pStyle w:val="1Title"/>
          </w:pPr>
        </w:pPrChange>
      </w:pPr>
      <w:del w:id="1473" w:author="Florin Iacob" w:date="2016-06-14T11:20:00Z">
        <w:r w:rsidDel="00820700">
          <w:delText>Save Draft</w:delText>
        </w:r>
      </w:del>
    </w:p>
    <w:p w14:paraId="67764D7B" w14:textId="39E98BFD" w:rsidR="00D72DE8" w:rsidDel="00820700" w:rsidRDefault="00BE41B4">
      <w:pPr>
        <w:pStyle w:val="111Title"/>
        <w:numPr>
          <w:ilvl w:val="0"/>
          <w:numId w:val="0"/>
        </w:numPr>
        <w:rPr>
          <w:del w:id="1474" w:author="Florin Iacob" w:date="2016-06-14T11:20:00Z"/>
        </w:rPr>
        <w:pPrChange w:id="1475" w:author="Florin Iacob" w:date="2016-06-15T14:13:00Z">
          <w:pPr>
            <w:pStyle w:val="NONNumbering"/>
          </w:pPr>
        </w:pPrChange>
      </w:pPr>
      <w:del w:id="1476" w:author="Florin Iacob" w:date="2016-06-14T11:20:00Z">
        <w:r w:rsidDel="00820700">
          <w:rPr>
            <w:noProof/>
          </w:rPr>
          <w:drawing>
            <wp:inline distT="0" distB="0" distL="0" distR="0" wp14:anchorId="484A6E71" wp14:editId="1F981D3B">
              <wp:extent cx="3321101" cy="158075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5978" cy="1587833"/>
                      </a:xfrm>
                      <a:prstGeom prst="rect">
                        <a:avLst/>
                      </a:prstGeom>
                    </pic:spPr>
                  </pic:pic>
                </a:graphicData>
              </a:graphic>
            </wp:inline>
          </w:drawing>
        </w:r>
      </w:del>
    </w:p>
    <w:p w14:paraId="2CBC66AC" w14:textId="73FA38FC" w:rsidR="00887313" w:rsidDel="00820700" w:rsidRDefault="00D72DE8">
      <w:pPr>
        <w:pStyle w:val="111Title"/>
        <w:numPr>
          <w:ilvl w:val="0"/>
          <w:numId w:val="0"/>
        </w:numPr>
        <w:rPr>
          <w:del w:id="1477" w:author="Florin Iacob" w:date="2016-06-14T11:20:00Z"/>
        </w:rPr>
        <w:pPrChange w:id="1478" w:author="Florin Iacob" w:date="2016-06-15T14:13:00Z">
          <w:pPr>
            <w:pStyle w:val="111Title"/>
          </w:pPr>
        </w:pPrChange>
      </w:pPr>
      <w:del w:id="1479" w:author="Florin Iacob" w:date="2016-06-14T11:20:00Z">
        <w:r w:rsidDel="00820700">
          <w:delText>Size 440x210px</w:delText>
        </w:r>
      </w:del>
    </w:p>
    <w:p w14:paraId="52BB9692" w14:textId="42F4C062" w:rsidR="00887313" w:rsidDel="00820700" w:rsidRDefault="00D72DE8">
      <w:pPr>
        <w:pStyle w:val="111Title"/>
        <w:numPr>
          <w:ilvl w:val="0"/>
          <w:numId w:val="0"/>
        </w:numPr>
        <w:rPr>
          <w:del w:id="1480" w:author="Florin Iacob" w:date="2016-06-14T11:20:00Z"/>
        </w:rPr>
        <w:pPrChange w:id="1481" w:author="Florin Iacob" w:date="2016-06-15T14:13:00Z">
          <w:pPr>
            <w:pStyle w:val="111Title"/>
          </w:pPr>
        </w:pPrChange>
      </w:pPr>
      <w:del w:id="1482" w:author="Florin Iacob" w:date="2016-06-14T11:20:00Z">
        <w:r w:rsidDel="00820700">
          <w:delText>The draft will be saved locally to a predefined folder. The tool will automatically name the layout with the sub-bran</w:delText>
        </w:r>
      </w:del>
      <w:ins w:id="1483" w:author="Hila Zimmerman" w:date="2016-05-23T14:58:00Z">
        <w:del w:id="1484" w:author="Florin Iacob" w:date="2016-06-14T11:20:00Z">
          <w:r w:rsidR="006A35BE" w:rsidDel="00820700">
            <w:delText>b</w:delText>
          </w:r>
        </w:del>
      </w:ins>
      <w:ins w:id="1485" w:author="Hila Zimmerman" w:date="2016-05-23T14:57:00Z">
        <w:del w:id="1486" w:author="Florin Iacob" w:date="2016-06-14T11:20:00Z">
          <w:r w:rsidR="006A35BE" w:rsidDel="00820700">
            <w:delText>rand</w:delText>
          </w:r>
        </w:del>
      </w:ins>
      <w:ins w:id="1487" w:author="Hila Zimmerman" w:date="2016-05-23T14:58:00Z">
        <w:del w:id="1488" w:author="Florin Iacob" w:date="2016-06-14T11:20:00Z">
          <w:r w:rsidR="006A35BE" w:rsidDel="00820700">
            <w:delText xml:space="preserve"> </w:delText>
          </w:r>
        </w:del>
      </w:ins>
      <w:del w:id="1489" w:author="Florin Iacob" w:date="2016-06-14T11:20:00Z">
        <w:r w:rsidDel="00820700">
          <w:delText>d</w:delText>
        </w:r>
      </w:del>
      <w:ins w:id="1490" w:author="Hila Zimmerman" w:date="2016-05-23T14:57:00Z">
        <w:del w:id="1491" w:author="Florin Iacob" w:date="2016-06-14T11:20:00Z">
          <w:r w:rsidR="006A35BE" w:rsidDel="00820700">
            <w:delText>+</w:delText>
          </w:r>
        </w:del>
      </w:ins>
      <w:ins w:id="1492" w:author="Hila Zimmerman" w:date="2016-05-23T14:58:00Z">
        <w:del w:id="1493" w:author="Florin Iacob" w:date="2016-06-14T11:20:00Z">
          <w:r w:rsidR="006A35BE" w:rsidDel="00820700">
            <w:delText xml:space="preserve"> s</w:delText>
          </w:r>
        </w:del>
      </w:ins>
      <w:ins w:id="1494" w:author="Hila Zimmerman" w:date="2016-05-23T14:57:00Z">
        <w:del w:id="1495" w:author="Florin Iacob" w:date="2016-06-14T11:20:00Z">
          <w:r w:rsidR="006A35BE" w:rsidDel="00820700">
            <w:delText>kin</w:delText>
          </w:r>
        </w:del>
      </w:ins>
      <w:del w:id="1496" w:author="Florin Iacob" w:date="2016-06-14T11:20:00Z">
        <w:r w:rsidDel="00820700">
          <w:delText xml:space="preserve"> name</w:delText>
        </w:r>
      </w:del>
      <w:ins w:id="1497" w:author="Hila Zimmerman" w:date="2016-05-23T14:57:00Z">
        <w:del w:id="1498" w:author="Florin Iacob" w:date="2016-06-14T11:20:00Z">
          <w:r w:rsidR="006A35BE" w:rsidDel="00820700">
            <w:delText>s</w:delText>
          </w:r>
        </w:del>
      </w:ins>
      <w:del w:id="1499" w:author="Florin Iacob" w:date="2016-06-14T11:20:00Z">
        <w:r w:rsidDel="00820700">
          <w:delText>, date and version number.</w:delText>
        </w:r>
      </w:del>
    </w:p>
    <w:p w14:paraId="1C6E7776" w14:textId="72ECC6AB" w:rsidR="00D72DE8" w:rsidDel="00820700" w:rsidRDefault="00D72DE8">
      <w:pPr>
        <w:pStyle w:val="111Title"/>
        <w:numPr>
          <w:ilvl w:val="0"/>
          <w:numId w:val="0"/>
        </w:numPr>
        <w:rPr>
          <w:del w:id="1500" w:author="Florin Iacob" w:date="2016-06-14T11:20:00Z"/>
        </w:rPr>
        <w:pPrChange w:id="1501" w:author="Florin Iacob" w:date="2016-06-15T14:13:00Z">
          <w:pPr>
            <w:pStyle w:val="111Title"/>
          </w:pPr>
        </w:pPrChange>
      </w:pPr>
      <w:del w:id="1502" w:author="Florin Iacob" w:date="2016-06-14T11:20:00Z">
        <w:r w:rsidDel="00820700">
          <w:delText>Saving the draft multiple times on the same session, will override the previous version saved. (Session – the user opened the tool and did not change the sub-brand</w:delText>
        </w:r>
      </w:del>
      <w:ins w:id="1503" w:author="Hila Zimmerman" w:date="2016-05-23T14:58:00Z">
        <w:del w:id="1504" w:author="Florin Iacob" w:date="2016-06-14T11:20:00Z">
          <w:r w:rsidR="006A35BE" w:rsidDel="00820700">
            <w:delText>brand and/or skin</w:delText>
          </w:r>
        </w:del>
      </w:ins>
      <w:del w:id="1505" w:author="Florin Iacob" w:date="2016-06-14T11:20:00Z">
        <w:r w:rsidDel="00820700">
          <w:delText xml:space="preserve"> in the header dropdown).</w:delText>
        </w:r>
      </w:del>
    </w:p>
    <w:p w14:paraId="735FF566" w14:textId="008E91D9" w:rsidR="00D72DE8" w:rsidDel="00820700" w:rsidRDefault="00D72DE8">
      <w:pPr>
        <w:pStyle w:val="111Title"/>
        <w:numPr>
          <w:ilvl w:val="0"/>
          <w:numId w:val="0"/>
        </w:numPr>
        <w:rPr>
          <w:del w:id="1506" w:author="Florin Iacob" w:date="2016-06-14T11:20:00Z"/>
        </w:rPr>
        <w:pPrChange w:id="1507" w:author="Florin Iacob" w:date="2016-06-15T14:13:00Z">
          <w:pPr>
            <w:pStyle w:val="111Title"/>
          </w:pPr>
        </w:pPrChange>
      </w:pPr>
      <w:del w:id="1508" w:author="Florin Iacob" w:date="2016-06-14T11:20:00Z">
        <w:r w:rsidDel="00820700">
          <w:delText>Title: “Draft saved!”</w:delText>
        </w:r>
      </w:del>
    </w:p>
    <w:p w14:paraId="15658715" w14:textId="12B5C3A6" w:rsidR="00D72DE8" w:rsidDel="00820700" w:rsidRDefault="00D72DE8">
      <w:pPr>
        <w:pStyle w:val="111Title"/>
        <w:numPr>
          <w:ilvl w:val="0"/>
          <w:numId w:val="0"/>
        </w:numPr>
        <w:rPr>
          <w:del w:id="1509" w:author="Florin Iacob" w:date="2016-06-14T11:20:00Z"/>
        </w:rPr>
        <w:pPrChange w:id="1510" w:author="Florin Iacob" w:date="2016-06-15T14:13:00Z">
          <w:pPr>
            <w:pStyle w:val="111Title"/>
          </w:pPr>
        </w:pPrChange>
      </w:pPr>
      <w:del w:id="1511" w:author="Florin Iacob" w:date="2016-06-14T11:20:00Z">
        <w:r w:rsidDel="00820700">
          <w:delText>Content: the path to which the draft was saved.</w:delText>
        </w:r>
      </w:del>
    </w:p>
    <w:p w14:paraId="4EC92DF9" w14:textId="621F7412" w:rsidR="00D72DE8" w:rsidDel="00820700" w:rsidRDefault="00D72DE8">
      <w:pPr>
        <w:pStyle w:val="111Title"/>
        <w:numPr>
          <w:ilvl w:val="0"/>
          <w:numId w:val="0"/>
        </w:numPr>
        <w:rPr>
          <w:del w:id="1512" w:author="Florin Iacob" w:date="2016-06-14T11:20:00Z"/>
        </w:rPr>
        <w:pPrChange w:id="1513" w:author="Florin Iacob" w:date="2016-06-15T14:13:00Z">
          <w:pPr>
            <w:pStyle w:val="111Title"/>
          </w:pPr>
        </w:pPrChange>
      </w:pPr>
      <w:del w:id="1514" w:author="Florin Iacob" w:date="2016-06-14T11:20:00Z">
        <w:r w:rsidDel="00820700">
          <w:delText>“Done” button to close the popup and continue working.</w:delText>
        </w:r>
      </w:del>
    </w:p>
    <w:p w14:paraId="6032B354" w14:textId="6BB4BC4A" w:rsidR="00887313" w:rsidDel="00820700" w:rsidRDefault="00887313">
      <w:pPr>
        <w:pStyle w:val="111Title"/>
        <w:numPr>
          <w:ilvl w:val="0"/>
          <w:numId w:val="0"/>
        </w:numPr>
        <w:rPr>
          <w:del w:id="1515" w:author="Florin Iacob" w:date="2016-06-14T11:20:00Z"/>
        </w:rPr>
      </w:pPr>
    </w:p>
    <w:p w14:paraId="30878F87" w14:textId="48056AB9" w:rsidR="00CE31C0" w:rsidDel="00820700" w:rsidRDefault="00CE31C0">
      <w:pPr>
        <w:pStyle w:val="111Title"/>
        <w:numPr>
          <w:ilvl w:val="0"/>
          <w:numId w:val="0"/>
        </w:numPr>
        <w:rPr>
          <w:del w:id="1516" w:author="Florin Iacob" w:date="2016-06-14T11:20:00Z"/>
          <w:caps/>
          <w:color w:val="2E74B5" w:themeColor="accent1" w:themeShade="BF"/>
          <w:sz w:val="32"/>
          <w:szCs w:val="28"/>
        </w:rPr>
        <w:pPrChange w:id="1517" w:author="Florin Iacob" w:date="2016-06-15T14:13:00Z">
          <w:pPr/>
        </w:pPrChange>
      </w:pPr>
      <w:del w:id="1518" w:author="Florin Iacob" w:date="2016-06-14T11:20:00Z">
        <w:r w:rsidDel="00820700">
          <w:br w:type="page"/>
        </w:r>
      </w:del>
    </w:p>
    <w:p w14:paraId="28D553F3" w14:textId="42E85922" w:rsidR="000E1E77" w:rsidDel="00820700" w:rsidRDefault="000E1E77">
      <w:pPr>
        <w:pStyle w:val="111Title"/>
        <w:numPr>
          <w:ilvl w:val="0"/>
          <w:numId w:val="0"/>
        </w:numPr>
        <w:rPr>
          <w:del w:id="1519" w:author="Florin Iacob" w:date="2016-06-14T11:20:00Z"/>
        </w:rPr>
        <w:pPrChange w:id="1520" w:author="Florin Iacob" w:date="2016-06-15T14:13:00Z">
          <w:pPr>
            <w:pStyle w:val="1Title"/>
          </w:pPr>
        </w:pPrChange>
      </w:pPr>
      <w:del w:id="1521" w:author="Florin Iacob" w:date="2016-06-14T11:20:00Z">
        <w:r w:rsidDel="00820700">
          <w:delText xml:space="preserve">Save </w:delText>
        </w:r>
        <w:r w:rsidR="00D72DE8" w:rsidDel="00820700">
          <w:delText>&amp; Send</w:delText>
        </w:r>
      </w:del>
    </w:p>
    <w:p w14:paraId="3D189ACD" w14:textId="4994824B" w:rsidR="00D72DE8" w:rsidDel="00820700" w:rsidRDefault="00D72DE8">
      <w:pPr>
        <w:pStyle w:val="111Title"/>
        <w:numPr>
          <w:ilvl w:val="0"/>
          <w:numId w:val="0"/>
        </w:numPr>
        <w:rPr>
          <w:del w:id="1522" w:author="Florin Iacob" w:date="2016-06-14T11:20:00Z"/>
        </w:rPr>
        <w:pPrChange w:id="1523" w:author="Florin Iacob" w:date="2016-06-15T14:13:00Z">
          <w:pPr>
            <w:pStyle w:val="NONNumbering"/>
          </w:pPr>
        </w:pPrChange>
      </w:pPr>
      <w:del w:id="1524" w:author="Florin Iacob" w:date="2016-06-14T11:20:00Z">
        <w:r w:rsidDel="00820700">
          <w:rPr>
            <w:noProof/>
          </w:rPr>
          <w:drawing>
            <wp:inline distT="0" distB="0" distL="0" distR="0" wp14:anchorId="0E260900" wp14:editId="7FB42795">
              <wp:extent cx="6660515" cy="2079625"/>
              <wp:effectExtent l="0" t="0" r="698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60515" cy="2079625"/>
                      </a:xfrm>
                      <a:prstGeom prst="rect">
                        <a:avLst/>
                      </a:prstGeom>
                    </pic:spPr>
                  </pic:pic>
                </a:graphicData>
              </a:graphic>
            </wp:inline>
          </w:drawing>
        </w:r>
      </w:del>
    </w:p>
    <w:p w14:paraId="3D5F851A" w14:textId="45C7265A" w:rsidR="00D72DE8" w:rsidDel="00820700" w:rsidRDefault="00D72DE8">
      <w:pPr>
        <w:pStyle w:val="111Title"/>
        <w:numPr>
          <w:ilvl w:val="0"/>
          <w:numId w:val="0"/>
        </w:numPr>
        <w:rPr>
          <w:del w:id="1525" w:author="Florin Iacob" w:date="2016-06-14T11:20:00Z"/>
        </w:rPr>
        <w:pPrChange w:id="1526" w:author="Florin Iacob" w:date="2016-06-15T14:13:00Z">
          <w:pPr>
            <w:pStyle w:val="111Title"/>
          </w:pPr>
        </w:pPrChange>
      </w:pPr>
      <w:del w:id="1527" w:author="Florin Iacob" w:date="2016-06-14T11:20:00Z">
        <w:r w:rsidDel="00820700">
          <w:delText>This screen appears after clicking “save &amp; send” on the “Save As…” screen.</w:delText>
        </w:r>
      </w:del>
    </w:p>
    <w:p w14:paraId="03857E16" w14:textId="041718D9" w:rsidR="00D72DE8" w:rsidDel="00820700" w:rsidRDefault="00D72DE8">
      <w:pPr>
        <w:pStyle w:val="111Title"/>
        <w:numPr>
          <w:ilvl w:val="0"/>
          <w:numId w:val="0"/>
        </w:numPr>
        <w:rPr>
          <w:del w:id="1528" w:author="Florin Iacob" w:date="2016-06-14T11:20:00Z"/>
        </w:rPr>
        <w:pPrChange w:id="1529" w:author="Florin Iacob" w:date="2016-06-15T14:13:00Z">
          <w:pPr>
            <w:pStyle w:val="111Title"/>
          </w:pPr>
        </w:pPrChange>
      </w:pPr>
      <w:del w:id="1530" w:author="Florin Iacob" w:date="2016-06-14T11:20:00Z">
        <w:r w:rsidDel="00820700">
          <w:delText>Title: “You’re all done!”</w:delText>
        </w:r>
      </w:del>
    </w:p>
    <w:p w14:paraId="5814193A" w14:textId="0521019F" w:rsidR="00D72DE8" w:rsidDel="00820700" w:rsidRDefault="00D72DE8">
      <w:pPr>
        <w:pStyle w:val="111Title"/>
        <w:numPr>
          <w:ilvl w:val="0"/>
          <w:numId w:val="0"/>
        </w:numPr>
        <w:rPr>
          <w:del w:id="1531" w:author="Florin Iacob" w:date="2016-06-14T11:20:00Z"/>
        </w:rPr>
        <w:pPrChange w:id="1532" w:author="Florin Iacob" w:date="2016-06-15T14:13:00Z">
          <w:pPr>
            <w:pStyle w:val="111Title"/>
          </w:pPr>
        </w:pPrChange>
      </w:pPr>
      <w:del w:id="1533" w:author="Florin Iacob" w:date="2016-06-14T11:20:00Z">
        <w:r w:rsidDel="00820700">
          <w:delText>Content:</w:delText>
        </w:r>
      </w:del>
    </w:p>
    <w:p w14:paraId="66D71C08" w14:textId="05961AA6" w:rsidR="00D72DE8" w:rsidDel="00820700" w:rsidRDefault="00D72DE8">
      <w:pPr>
        <w:pStyle w:val="111Title"/>
        <w:numPr>
          <w:ilvl w:val="0"/>
          <w:numId w:val="0"/>
        </w:numPr>
        <w:rPr>
          <w:del w:id="1534" w:author="Florin Iacob" w:date="2016-06-14T11:20:00Z"/>
        </w:rPr>
        <w:pPrChange w:id="1535" w:author="Florin Iacob" w:date="2016-06-15T14:13:00Z">
          <w:pPr>
            <w:pStyle w:val="1111Title"/>
          </w:pPr>
        </w:pPrChange>
      </w:pPr>
      <w:del w:id="1536" w:author="Florin Iacob" w:date="2016-06-14T11:20:00Z">
        <w:r w:rsidDel="00820700">
          <w:delText>3 rows to tell the user what was done with the layout – local location, network location and who it was sent to via email.</w:delText>
        </w:r>
      </w:del>
    </w:p>
    <w:p w14:paraId="1FDC72A1" w14:textId="6A8903FB" w:rsidR="00D72DE8" w:rsidDel="00820700" w:rsidRDefault="00D72DE8">
      <w:pPr>
        <w:pStyle w:val="111Title"/>
        <w:numPr>
          <w:ilvl w:val="0"/>
          <w:numId w:val="0"/>
        </w:numPr>
        <w:rPr>
          <w:del w:id="1537" w:author="Florin Iacob" w:date="2016-06-14T11:20:00Z"/>
        </w:rPr>
        <w:pPrChange w:id="1538" w:author="Florin Iacob" w:date="2016-06-15T14:13:00Z">
          <w:pPr>
            <w:pStyle w:val="111Title"/>
          </w:pPr>
        </w:pPrChange>
      </w:pPr>
      <w:del w:id="1539" w:author="Florin Iacob" w:date="2016-06-14T11:20:00Z">
        <w:r w:rsidDel="00820700">
          <w:delText>“Close” button to close the screen, and go back to the original tool screen, where the main content was still hidden.</w:delText>
        </w:r>
      </w:del>
    </w:p>
    <w:p w14:paraId="227EA714" w14:textId="064CD188" w:rsidR="00D72DE8" w:rsidDel="00820700" w:rsidRDefault="00D72DE8">
      <w:pPr>
        <w:pStyle w:val="111Title"/>
        <w:numPr>
          <w:ilvl w:val="0"/>
          <w:numId w:val="0"/>
        </w:numPr>
        <w:rPr>
          <w:del w:id="1540" w:author="Florin Iacob" w:date="2016-06-14T11:20:00Z"/>
        </w:rPr>
        <w:pPrChange w:id="1541" w:author="Florin Iacob" w:date="2016-06-15T14:13:00Z">
          <w:pPr>
            <w:pStyle w:val="NONNumbering"/>
          </w:pPr>
        </w:pPrChange>
      </w:pPr>
      <w:del w:id="1542" w:author="Florin Iacob" w:date="2016-06-14T11:20:00Z">
        <w:r w:rsidDel="00820700">
          <w:rPr>
            <w:noProof/>
          </w:rPr>
          <w:drawing>
            <wp:inline distT="0" distB="0" distL="0" distR="0" wp14:anchorId="02836DB8" wp14:editId="70C7A1F7">
              <wp:extent cx="3071004" cy="221344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5625" cy="2216772"/>
                      </a:xfrm>
                      <a:prstGeom prst="rect">
                        <a:avLst/>
                      </a:prstGeom>
                    </pic:spPr>
                  </pic:pic>
                </a:graphicData>
              </a:graphic>
            </wp:inline>
          </w:drawing>
        </w:r>
      </w:del>
    </w:p>
    <w:p w14:paraId="5518C4F0" w14:textId="4283E866" w:rsidR="003E475E" w:rsidDel="00820700" w:rsidRDefault="003E475E">
      <w:pPr>
        <w:pStyle w:val="111Title"/>
        <w:numPr>
          <w:ilvl w:val="0"/>
          <w:numId w:val="0"/>
        </w:numPr>
        <w:rPr>
          <w:del w:id="1543" w:author="Florin Iacob" w:date="2016-06-14T11:20:00Z"/>
        </w:rPr>
        <w:pPrChange w:id="1544" w:author="Florin Iacob" w:date="2016-06-15T14:13:00Z">
          <w:pPr>
            <w:pStyle w:val="111111"/>
            <w:numPr>
              <w:ilvl w:val="0"/>
              <w:numId w:val="0"/>
            </w:numPr>
            <w:ind w:left="0" w:firstLine="0"/>
          </w:pPr>
        </w:pPrChange>
      </w:pPr>
    </w:p>
    <w:p w14:paraId="3FDC92E3" w14:textId="560A5C54" w:rsidR="00CE31C0" w:rsidDel="00820700" w:rsidRDefault="00CE31C0">
      <w:pPr>
        <w:pStyle w:val="111Title"/>
        <w:numPr>
          <w:ilvl w:val="0"/>
          <w:numId w:val="0"/>
        </w:numPr>
        <w:rPr>
          <w:del w:id="1545" w:author="Florin Iacob" w:date="2016-06-14T11:20:00Z"/>
          <w:caps/>
          <w:color w:val="2E74B5" w:themeColor="accent1" w:themeShade="BF"/>
          <w:sz w:val="32"/>
          <w:szCs w:val="28"/>
        </w:rPr>
        <w:pPrChange w:id="1546" w:author="Florin Iacob" w:date="2016-06-15T14:13:00Z">
          <w:pPr/>
        </w:pPrChange>
      </w:pPr>
      <w:del w:id="1547" w:author="Florin Iacob" w:date="2016-06-14T11:20:00Z">
        <w:r w:rsidDel="00820700">
          <w:br w:type="page"/>
        </w:r>
      </w:del>
    </w:p>
    <w:p w14:paraId="0E3057C9" w14:textId="1170E775" w:rsidR="00BC3568" w:rsidDel="00820700" w:rsidRDefault="000E7723">
      <w:pPr>
        <w:pStyle w:val="111Title"/>
        <w:numPr>
          <w:ilvl w:val="0"/>
          <w:numId w:val="0"/>
        </w:numPr>
        <w:rPr>
          <w:del w:id="1548" w:author="Florin Iacob" w:date="2016-06-14T11:20:00Z"/>
        </w:rPr>
        <w:pPrChange w:id="1549" w:author="Florin Iacob" w:date="2016-06-15T14:13:00Z">
          <w:pPr>
            <w:pStyle w:val="1Title"/>
          </w:pPr>
        </w:pPrChange>
      </w:pPr>
      <w:del w:id="1550" w:author="Florin Iacob" w:date="2016-06-14T11:20:00Z">
        <w:r w:rsidDel="00820700">
          <w:delText>Other Details</w:delText>
        </w:r>
      </w:del>
    </w:p>
    <w:p w14:paraId="5458C1A4" w14:textId="5A6D56D5" w:rsidR="00363925" w:rsidDel="00820700" w:rsidRDefault="00D72DE8">
      <w:pPr>
        <w:pStyle w:val="111Title"/>
        <w:numPr>
          <w:ilvl w:val="0"/>
          <w:numId w:val="0"/>
        </w:numPr>
        <w:rPr>
          <w:del w:id="1551" w:author="Florin Iacob" w:date="2016-06-14T11:20:00Z"/>
        </w:rPr>
        <w:pPrChange w:id="1552" w:author="Florin Iacob" w:date="2016-06-15T14:13:00Z">
          <w:pPr>
            <w:pStyle w:val="11Title"/>
          </w:pPr>
        </w:pPrChange>
      </w:pPr>
      <w:del w:id="1553" w:author="Florin Iacob" w:date="2016-06-14T11:20:00Z">
        <w:r w:rsidDel="00820700">
          <w:delText>New brands</w:delText>
        </w:r>
      </w:del>
    </w:p>
    <w:p w14:paraId="2DD87180" w14:textId="33FFC098" w:rsidR="00D72DE8" w:rsidDel="00820700" w:rsidRDefault="00D72DE8">
      <w:pPr>
        <w:pStyle w:val="111Title"/>
        <w:numPr>
          <w:ilvl w:val="0"/>
          <w:numId w:val="0"/>
        </w:numPr>
        <w:rPr>
          <w:del w:id="1554" w:author="Florin Iacob" w:date="2016-06-14T11:20:00Z"/>
        </w:rPr>
        <w:pPrChange w:id="1555" w:author="Florin Iacob" w:date="2016-06-15T14:13:00Z">
          <w:pPr>
            <w:pStyle w:val="111Title"/>
          </w:pPr>
        </w:pPrChange>
      </w:pPr>
      <w:del w:id="1556" w:author="Florin Iacob" w:date="2016-06-14T11:20:00Z">
        <w:r w:rsidDel="00820700">
          <w:delText>In case the user wants to apply a layout to a new brand / Sub-Brand</w:delText>
        </w:r>
      </w:del>
      <w:ins w:id="1557" w:author="Hila Zimmerman" w:date="2016-05-23T14:58:00Z">
        <w:del w:id="1558" w:author="Florin Iacob" w:date="2016-06-14T11:20:00Z">
          <w:r w:rsidR="006A35BE" w:rsidDel="00820700">
            <w:delText>Skin</w:delText>
          </w:r>
        </w:del>
      </w:ins>
      <w:del w:id="1559" w:author="Florin Iacob" w:date="2016-06-14T11:20:00Z">
        <w:r w:rsidDel="00820700">
          <w:delText>, he can either:</w:delText>
        </w:r>
      </w:del>
    </w:p>
    <w:p w14:paraId="264B87DD" w14:textId="758C49FA" w:rsidR="00D72DE8" w:rsidDel="00820700" w:rsidRDefault="00D72DE8">
      <w:pPr>
        <w:pStyle w:val="111Title"/>
        <w:numPr>
          <w:ilvl w:val="0"/>
          <w:numId w:val="0"/>
        </w:numPr>
        <w:rPr>
          <w:del w:id="1560" w:author="Florin Iacob" w:date="2016-06-14T11:20:00Z"/>
        </w:rPr>
        <w:pPrChange w:id="1561" w:author="Florin Iacob" w:date="2016-06-15T14:13:00Z">
          <w:pPr>
            <w:pStyle w:val="1111Title"/>
          </w:pPr>
        </w:pPrChange>
      </w:pPr>
      <w:del w:id="1562" w:author="Florin Iacob" w:date="2016-06-14T11:20:00Z">
        <w:r w:rsidDel="00820700">
          <w:delText>Choose it in the header dropdown, and fill in all the details manually (all fields will be empty as there will be nothing in production)</w:delText>
        </w:r>
      </w:del>
    </w:p>
    <w:p w14:paraId="18A4D9DD" w14:textId="4D2E6E7A" w:rsidR="00F42095" w:rsidRPr="00F42095" w:rsidDel="00820700" w:rsidRDefault="00F42095">
      <w:pPr>
        <w:pStyle w:val="111Title"/>
        <w:numPr>
          <w:ilvl w:val="0"/>
          <w:numId w:val="0"/>
        </w:numPr>
        <w:rPr>
          <w:del w:id="1563" w:author="Florin Iacob" w:date="2016-06-14T11:20:00Z"/>
          <w:i/>
          <w:iCs/>
        </w:rPr>
        <w:pPrChange w:id="1564" w:author="Florin Iacob" w:date="2016-06-15T14:13:00Z">
          <w:pPr>
            <w:pStyle w:val="11111Title"/>
          </w:pPr>
        </w:pPrChange>
      </w:pPr>
      <w:del w:id="1565" w:author="Florin Iacob" w:date="2016-06-14T11:20:00Z">
        <w:r w:rsidRPr="00F42095" w:rsidDel="00820700">
          <w:rPr>
            <w:i/>
            <w:iCs/>
          </w:rPr>
          <w:delText>TBD: Can instead take the default previously set, such as 888casino.com layout. Should be determined by Ofir / Or.</w:delText>
        </w:r>
      </w:del>
    </w:p>
    <w:p w14:paraId="60C0E51A" w14:textId="09511A30" w:rsidR="00D72DE8" w:rsidDel="00820700" w:rsidRDefault="00D72DE8">
      <w:pPr>
        <w:pStyle w:val="111Title"/>
        <w:numPr>
          <w:ilvl w:val="0"/>
          <w:numId w:val="0"/>
        </w:numPr>
        <w:rPr>
          <w:del w:id="1566" w:author="Florin Iacob" w:date="2016-06-14T11:20:00Z"/>
        </w:rPr>
        <w:pPrChange w:id="1567" w:author="Florin Iacob" w:date="2016-06-15T14:13:00Z">
          <w:pPr>
            <w:pStyle w:val="1111Title"/>
          </w:pPr>
        </w:pPrChange>
      </w:pPr>
      <w:del w:id="1568" w:author="Florin Iacob" w:date="2016-06-14T11:20:00Z">
        <w:r w:rsidDel="00820700">
          <w:delText>Open another brand’s layout, make the necessary changes, and choose the new brand in the “save as” screen.</w:delText>
        </w:r>
      </w:del>
    </w:p>
    <w:p w14:paraId="0457DBD1" w14:textId="07664B14" w:rsidR="0031378C" w:rsidDel="00820700" w:rsidRDefault="0031378C">
      <w:pPr>
        <w:pStyle w:val="111Title"/>
        <w:numPr>
          <w:ilvl w:val="0"/>
          <w:numId w:val="0"/>
        </w:numPr>
        <w:rPr>
          <w:del w:id="1569" w:author="Florin Iacob" w:date="2016-06-14T11:20:00Z"/>
        </w:rPr>
        <w:pPrChange w:id="1570" w:author="Florin Iacob" w:date="2016-06-15T14:13:00Z">
          <w:pPr>
            <w:pStyle w:val="1111Title"/>
            <w:numPr>
              <w:ilvl w:val="0"/>
              <w:numId w:val="0"/>
            </w:numPr>
            <w:ind w:left="0" w:firstLine="0"/>
          </w:pPr>
        </w:pPrChange>
      </w:pPr>
    </w:p>
    <w:p w14:paraId="3E5C7CD6" w14:textId="7A5AF51C" w:rsidR="0031378C" w:rsidDel="00820700" w:rsidRDefault="0031378C">
      <w:pPr>
        <w:pStyle w:val="111Title"/>
        <w:numPr>
          <w:ilvl w:val="0"/>
          <w:numId w:val="0"/>
        </w:numPr>
        <w:rPr>
          <w:del w:id="1571" w:author="Florin Iacob" w:date="2016-06-14T11:20:00Z"/>
        </w:rPr>
        <w:pPrChange w:id="1572" w:author="Florin Iacob" w:date="2016-06-15T14:13:00Z">
          <w:pPr>
            <w:pStyle w:val="11Title"/>
          </w:pPr>
        </w:pPrChange>
      </w:pPr>
      <w:del w:id="1573" w:author="Florin Iacob" w:date="2016-06-14T11:20:00Z">
        <w:r w:rsidDel="00820700">
          <w:delText>Exiting without saving</w:delText>
        </w:r>
      </w:del>
    </w:p>
    <w:p w14:paraId="035271B8" w14:textId="377F6865" w:rsidR="0031378C" w:rsidDel="00820700" w:rsidRDefault="0031378C">
      <w:pPr>
        <w:pStyle w:val="111Title"/>
        <w:numPr>
          <w:ilvl w:val="0"/>
          <w:numId w:val="0"/>
        </w:numPr>
        <w:rPr>
          <w:del w:id="1574" w:author="Florin Iacob" w:date="2016-06-14T11:20:00Z"/>
        </w:rPr>
        <w:pPrChange w:id="1575" w:author="Florin Iacob" w:date="2016-06-15T14:13:00Z">
          <w:pPr>
            <w:pStyle w:val="111Title"/>
          </w:pPr>
        </w:pPrChange>
      </w:pPr>
      <w:del w:id="1576" w:author="Florin Iacob" w:date="2016-06-14T11:20:00Z">
        <w:r w:rsidDel="00820700">
          <w:delText>In case the user attempts to close the tool without saving, a warning popup will show up:</w:delText>
        </w:r>
      </w:del>
    </w:p>
    <w:p w14:paraId="710E173E" w14:textId="56ED5252" w:rsidR="0031378C" w:rsidDel="00820700" w:rsidRDefault="0031378C">
      <w:pPr>
        <w:pStyle w:val="111Title"/>
        <w:numPr>
          <w:ilvl w:val="0"/>
          <w:numId w:val="0"/>
        </w:numPr>
        <w:rPr>
          <w:del w:id="1577" w:author="Florin Iacob" w:date="2016-06-14T11:20:00Z"/>
        </w:rPr>
        <w:pPrChange w:id="1578" w:author="Florin Iacob" w:date="2016-06-15T14:13:00Z">
          <w:pPr>
            <w:pStyle w:val="1111Title"/>
            <w:numPr>
              <w:ilvl w:val="0"/>
              <w:numId w:val="0"/>
            </w:numPr>
            <w:ind w:left="1843" w:firstLine="0"/>
          </w:pPr>
        </w:pPrChange>
      </w:pPr>
      <w:del w:id="1579" w:author="Florin Iacob" w:date="2016-06-14T11:20:00Z">
        <w:r w:rsidDel="00820700">
          <w:rPr>
            <w:noProof/>
          </w:rPr>
          <w:drawing>
            <wp:inline distT="0" distB="0" distL="0" distR="0" wp14:anchorId="30077441" wp14:editId="6DF0F317">
              <wp:extent cx="2918764" cy="138292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4606" cy="1390428"/>
                      </a:xfrm>
                      <a:prstGeom prst="rect">
                        <a:avLst/>
                      </a:prstGeom>
                    </pic:spPr>
                  </pic:pic>
                </a:graphicData>
              </a:graphic>
            </wp:inline>
          </w:drawing>
        </w:r>
      </w:del>
    </w:p>
    <w:p w14:paraId="5750BAAB" w14:textId="6832FDB6" w:rsidR="0031378C" w:rsidDel="00820700" w:rsidRDefault="0031378C">
      <w:pPr>
        <w:pStyle w:val="111Title"/>
        <w:numPr>
          <w:ilvl w:val="0"/>
          <w:numId w:val="0"/>
        </w:numPr>
        <w:rPr>
          <w:del w:id="1580" w:author="Florin Iacob" w:date="2016-06-14T11:20:00Z"/>
        </w:rPr>
        <w:pPrChange w:id="1581" w:author="Florin Iacob" w:date="2016-06-15T14:13:00Z">
          <w:pPr>
            <w:pStyle w:val="1111Title"/>
          </w:pPr>
        </w:pPrChange>
      </w:pPr>
      <w:del w:id="1582" w:author="Florin Iacob" w:date="2016-06-14T11:20:00Z">
        <w:r w:rsidDel="00820700">
          <w:delText>Title: “Wait a second!”</w:delText>
        </w:r>
      </w:del>
    </w:p>
    <w:p w14:paraId="36C5F9CD" w14:textId="073C0C42" w:rsidR="0031378C" w:rsidDel="00820700" w:rsidRDefault="0031378C">
      <w:pPr>
        <w:pStyle w:val="111Title"/>
        <w:numPr>
          <w:ilvl w:val="0"/>
          <w:numId w:val="0"/>
        </w:numPr>
        <w:rPr>
          <w:del w:id="1583" w:author="Florin Iacob" w:date="2016-06-14T11:20:00Z"/>
        </w:rPr>
        <w:pPrChange w:id="1584" w:author="Florin Iacob" w:date="2016-06-15T14:13:00Z">
          <w:pPr>
            <w:pStyle w:val="1111Title"/>
          </w:pPr>
        </w:pPrChange>
      </w:pPr>
      <w:del w:id="1585" w:author="Florin Iacob" w:date="2016-06-14T11:20:00Z">
        <w:r w:rsidDel="00820700">
          <w:delText>Text: “Your work was not saved. Are you sure you want to close the tool?”</w:delText>
        </w:r>
      </w:del>
    </w:p>
    <w:p w14:paraId="6F303138" w14:textId="25AEEAFD" w:rsidR="0031378C" w:rsidDel="00820700" w:rsidRDefault="0031378C">
      <w:pPr>
        <w:pStyle w:val="111Title"/>
        <w:numPr>
          <w:ilvl w:val="0"/>
          <w:numId w:val="0"/>
        </w:numPr>
        <w:rPr>
          <w:del w:id="1586" w:author="Florin Iacob" w:date="2016-06-14T11:20:00Z"/>
        </w:rPr>
        <w:pPrChange w:id="1587" w:author="Florin Iacob" w:date="2016-06-15T14:13:00Z">
          <w:pPr>
            <w:pStyle w:val="1111Title"/>
          </w:pPr>
        </w:pPrChange>
      </w:pPr>
      <w:del w:id="1588" w:author="Florin Iacob" w:date="2016-06-14T11:20:00Z">
        <w:r w:rsidDel="00820700">
          <w:delText>X icon to close this message and go back to the tool.</w:delText>
        </w:r>
      </w:del>
    </w:p>
    <w:p w14:paraId="1D9DF7D1" w14:textId="16D23D1F" w:rsidR="00CE31C0" w:rsidDel="00820700" w:rsidRDefault="0031378C">
      <w:pPr>
        <w:pStyle w:val="111Title"/>
        <w:numPr>
          <w:ilvl w:val="0"/>
          <w:numId w:val="0"/>
        </w:numPr>
        <w:rPr>
          <w:del w:id="1589" w:author="Florin Iacob" w:date="2016-06-14T11:20:00Z"/>
        </w:rPr>
        <w:pPrChange w:id="1590" w:author="Florin Iacob" w:date="2016-06-15T14:13:00Z">
          <w:pPr>
            <w:pStyle w:val="1111Title"/>
          </w:pPr>
        </w:pPrChange>
      </w:pPr>
      <w:del w:id="1591" w:author="Florin Iacob" w:date="2016-06-14T11:20:00Z">
        <w:r w:rsidDel="00820700">
          <w:delText>“Cancel” close</w:delText>
        </w:r>
        <w:r w:rsidR="00CE31C0" w:rsidDel="00820700">
          <w:delText>s</w:delText>
        </w:r>
        <w:r w:rsidDel="00820700">
          <w:delText xml:space="preserve"> this message and go</w:delText>
        </w:r>
        <w:r w:rsidR="00CE31C0" w:rsidDel="00820700">
          <w:delText>es</w:delText>
        </w:r>
        <w:r w:rsidDel="00820700">
          <w:delText xml:space="preserve"> back to the tool.</w:delText>
        </w:r>
      </w:del>
    </w:p>
    <w:p w14:paraId="5ECBD0E2" w14:textId="020ED299" w:rsidR="00CE31C0" w:rsidDel="00820700" w:rsidRDefault="0031378C">
      <w:pPr>
        <w:pStyle w:val="111Title"/>
        <w:numPr>
          <w:ilvl w:val="0"/>
          <w:numId w:val="0"/>
        </w:numPr>
        <w:rPr>
          <w:del w:id="1592" w:author="Florin Iacob" w:date="2016-06-14T11:20:00Z"/>
        </w:rPr>
        <w:pPrChange w:id="1593" w:author="Florin Iacob" w:date="2016-06-15T14:13:00Z">
          <w:pPr>
            <w:pStyle w:val="1111Title"/>
          </w:pPr>
        </w:pPrChange>
      </w:pPr>
      <w:del w:id="1594" w:author="Florin Iacob" w:date="2016-06-14T11:20:00Z">
        <w:r w:rsidDel="00820700">
          <w:delText>“Save Draft &amp; close”</w:delText>
        </w:r>
        <w:r w:rsidR="00CE31C0" w:rsidDel="00820700">
          <w:delText xml:space="preserve"> opens up the “save draft” box.</w:delText>
        </w:r>
      </w:del>
    </w:p>
    <w:p w14:paraId="0CFA0861" w14:textId="542A489C" w:rsidR="0031378C" w:rsidDel="00820700" w:rsidRDefault="0031378C">
      <w:pPr>
        <w:pStyle w:val="111Title"/>
        <w:numPr>
          <w:ilvl w:val="0"/>
          <w:numId w:val="0"/>
        </w:numPr>
        <w:rPr>
          <w:del w:id="1595" w:author="Florin Iacob" w:date="2016-06-14T11:20:00Z"/>
        </w:rPr>
        <w:pPrChange w:id="1596" w:author="Florin Iacob" w:date="2016-06-15T14:13:00Z">
          <w:pPr>
            <w:pStyle w:val="11111Title"/>
          </w:pPr>
        </w:pPrChange>
      </w:pPr>
      <w:del w:id="1597" w:author="Florin Iacob" w:date="2016-06-14T11:20:00Z">
        <w:r w:rsidDel="00820700">
          <w:delText>Clicking “</w:delText>
        </w:r>
        <w:r w:rsidR="00CE31C0" w:rsidDel="00820700">
          <w:delText>Save</w:delText>
        </w:r>
        <w:r w:rsidDel="00820700">
          <w:delText xml:space="preserve">” </w:delText>
        </w:r>
        <w:r w:rsidR="00CE31C0" w:rsidDel="00820700">
          <w:delText xml:space="preserve">saves the drafts and </w:delText>
        </w:r>
        <w:r w:rsidDel="00820700">
          <w:delText>closes the tool.</w:delText>
        </w:r>
      </w:del>
    </w:p>
    <w:p w14:paraId="3735F090" w14:textId="5ADB9D4C" w:rsidR="0031378C" w:rsidDel="00820700" w:rsidRDefault="00BE41B4">
      <w:pPr>
        <w:pStyle w:val="111Title"/>
        <w:numPr>
          <w:ilvl w:val="0"/>
          <w:numId w:val="0"/>
        </w:numPr>
        <w:rPr>
          <w:del w:id="1598" w:author="Florin Iacob" w:date="2016-06-14T11:20:00Z"/>
        </w:rPr>
        <w:pPrChange w:id="1599" w:author="Florin Iacob" w:date="2016-06-15T14:13:00Z">
          <w:pPr>
            <w:pStyle w:val="1111Title"/>
            <w:numPr>
              <w:ilvl w:val="0"/>
              <w:numId w:val="0"/>
            </w:numPr>
            <w:ind w:left="1254" w:firstLine="306"/>
          </w:pPr>
        </w:pPrChange>
      </w:pPr>
      <w:del w:id="1600" w:author="Florin Iacob" w:date="2016-06-14T11:20:00Z">
        <w:r w:rsidDel="00820700">
          <w:rPr>
            <w:noProof/>
          </w:rPr>
          <w:drawing>
            <wp:inline distT="0" distB="0" distL="0" distR="0" wp14:anchorId="36129A0F" wp14:editId="74EB1D3E">
              <wp:extent cx="2735675" cy="130210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7414" cy="1307694"/>
                      </a:xfrm>
                      <a:prstGeom prst="rect">
                        <a:avLst/>
                      </a:prstGeom>
                    </pic:spPr>
                  </pic:pic>
                </a:graphicData>
              </a:graphic>
            </wp:inline>
          </w:drawing>
        </w:r>
      </w:del>
    </w:p>
    <w:p w14:paraId="409A61BA" w14:textId="5F0F3F9D" w:rsidR="0031378C" w:rsidRDefault="0031378C">
      <w:pPr>
        <w:pStyle w:val="111Title"/>
        <w:numPr>
          <w:ilvl w:val="0"/>
          <w:numId w:val="0"/>
        </w:numPr>
        <w:rPr>
          <w:ins w:id="1601" w:author="Florin Iacob" w:date="2016-06-15T14:21:00Z"/>
        </w:rPr>
        <w:pPrChange w:id="1602" w:author="Florin Iacob" w:date="2016-06-15T14:21:00Z">
          <w:pPr>
            <w:pStyle w:val="1111Title"/>
          </w:pPr>
        </w:pPrChange>
      </w:pPr>
      <w:del w:id="1603" w:author="Florin Iacob" w:date="2016-06-14T11:20:00Z">
        <w:r w:rsidDel="00820700">
          <w:delText>“Yes, close” closes the tool without saving.</w:delText>
        </w:r>
      </w:del>
      <w:proofErr w:type="gramStart"/>
      <w:ins w:id="1604" w:author="Florin Iacob" w:date="2016-06-15T14:16:00Z">
        <w:r w:rsidR="00E62357">
          <w:t>to</w:t>
        </w:r>
        <w:proofErr w:type="gramEnd"/>
        <w:r w:rsidR="00E62357">
          <w:t xml:space="preserve"> apply the changes to a target skin. This can be a skin in production or a skin locally on the disk, it can be the same skin used for reading the navigation plan or it can be a different one.</w:t>
        </w:r>
      </w:ins>
      <w:ins w:id="1605" w:author="Florin Iacob" w:date="2016-06-15T14:19:00Z">
        <w:r w:rsidR="00837F01">
          <w:t xml:space="preserve"> Before actually </w:t>
        </w:r>
      </w:ins>
      <w:ins w:id="1606" w:author="Florin Iacob" w:date="2016-06-15T14:20:00Z">
        <w:r w:rsidR="00837F01">
          <w:t xml:space="preserve">applying the skin definition to the files some validation </w:t>
        </w:r>
      </w:ins>
      <w:ins w:id="1607" w:author="Florin Iacob" w:date="2016-06-15T14:21:00Z">
        <w:r w:rsidR="00837F01">
          <w:t>will be performed. These validation should check the following:</w:t>
        </w:r>
      </w:ins>
    </w:p>
    <w:p w14:paraId="3E9E6ED9" w14:textId="159D0DCB" w:rsidR="00837F01" w:rsidRDefault="00837F01">
      <w:pPr>
        <w:pStyle w:val="111Title"/>
        <w:numPr>
          <w:ilvl w:val="0"/>
          <w:numId w:val="30"/>
        </w:numPr>
        <w:rPr>
          <w:ins w:id="1608" w:author="Florin Iacob" w:date="2016-06-15T14:23:00Z"/>
        </w:rPr>
        <w:pPrChange w:id="1609" w:author="Florin Iacob" w:date="2016-06-15T14:22:00Z">
          <w:pPr>
            <w:pStyle w:val="1111Title"/>
          </w:pPr>
        </w:pPrChange>
      </w:pPr>
      <w:ins w:id="1610" w:author="Florin Iacob" w:date="2016-06-15T14:21:00Z">
        <w:r>
          <w:t xml:space="preserve">The games in the </w:t>
        </w:r>
        <w:proofErr w:type="spellStart"/>
        <w:r>
          <w:t>SkinDefinition</w:t>
        </w:r>
        <w:proofErr w:type="spellEnd"/>
        <w:r>
          <w:t xml:space="preserve"> are available in </w:t>
        </w:r>
      </w:ins>
      <w:ins w:id="1611" w:author="Florin Iacob" w:date="2016-06-15T14:22:00Z">
        <w:r>
          <w:t>the client that supports the target skin</w:t>
        </w:r>
      </w:ins>
    </w:p>
    <w:p w14:paraId="4526E9E8" w14:textId="6C64FA4B" w:rsidR="00837F01" w:rsidRDefault="00837F01">
      <w:pPr>
        <w:pStyle w:val="111Title"/>
        <w:numPr>
          <w:ilvl w:val="0"/>
          <w:numId w:val="30"/>
        </w:numPr>
        <w:rPr>
          <w:ins w:id="1612" w:author="Florin Iacob" w:date="2016-06-15T14:24:00Z"/>
        </w:rPr>
        <w:pPrChange w:id="1613" w:author="Florin Iacob" w:date="2016-06-15T14:23:00Z">
          <w:pPr>
            <w:pStyle w:val="1111Title"/>
          </w:pPr>
        </w:pPrChange>
      </w:pPr>
      <w:ins w:id="1614" w:author="Florin Iacob" w:date="2016-06-15T14:23:00Z">
        <w:r>
          <w:t xml:space="preserve">The </w:t>
        </w:r>
        <w:proofErr w:type="spellStart"/>
        <w:r>
          <w:t>newGame</w:t>
        </w:r>
        <w:proofErr w:type="spellEnd"/>
        <w:r>
          <w:t xml:space="preserve"> attribute set in the </w:t>
        </w:r>
        <w:proofErr w:type="spellStart"/>
        <w:r>
          <w:t>navigation_plan</w:t>
        </w:r>
        <w:proofErr w:type="spellEnd"/>
        <w:r>
          <w:t xml:space="preserve"> is not overridden in the </w:t>
        </w:r>
        <w:proofErr w:type="spellStart"/>
        <w:r>
          <w:t>games_properties</w:t>
        </w:r>
        <w:proofErr w:type="spellEnd"/>
        <w:r>
          <w:t xml:space="preserve"> file.</w:t>
        </w:r>
      </w:ins>
    </w:p>
    <w:p w14:paraId="78E30ED9" w14:textId="71CDE3ED" w:rsidR="00837F01" w:rsidRDefault="00837F01">
      <w:pPr>
        <w:pStyle w:val="111Title"/>
        <w:numPr>
          <w:ilvl w:val="0"/>
          <w:numId w:val="0"/>
        </w:numPr>
        <w:ind w:left="709" w:hanging="709"/>
        <w:rPr>
          <w:ins w:id="1615" w:author="Florin Iacob" w:date="2016-06-15T14:36:00Z"/>
        </w:rPr>
        <w:pPrChange w:id="1616" w:author="Florin Iacob" w:date="2016-06-15T14:51:00Z">
          <w:pPr>
            <w:pStyle w:val="1111Title"/>
          </w:pPr>
        </w:pPrChange>
      </w:pPr>
      <w:ins w:id="1617" w:author="Florin Iacob" w:date="2016-06-15T14:25:00Z">
        <w:r>
          <w:br/>
        </w:r>
      </w:ins>
      <w:ins w:id="1618" w:author="Florin Iacob" w:date="2016-06-15T14:24:00Z">
        <w:r>
          <w:t xml:space="preserve">After the validation the </w:t>
        </w:r>
        <w:proofErr w:type="spellStart"/>
        <w:r>
          <w:t>NavigationPlanGateway</w:t>
        </w:r>
        <w:proofErr w:type="spellEnd"/>
        <w:r>
          <w:t xml:space="preserve"> will create a </w:t>
        </w:r>
        <w:proofErr w:type="spellStart"/>
        <w:r>
          <w:t>SkinDefinitionConverter</w:t>
        </w:r>
        <w:proofErr w:type="spellEnd"/>
        <w:r>
          <w:t xml:space="preserve"> according with the </w:t>
        </w:r>
      </w:ins>
      <w:ins w:id="1619" w:author="Florin Iacob" w:date="2016-06-15T14:25:00Z">
        <w:r>
          <w:t>target skin files format.</w:t>
        </w:r>
      </w:ins>
      <w:ins w:id="1620" w:author="Florin Iacob" w:date="2016-06-15T14:32:00Z">
        <w:r w:rsidR="00177C41">
          <w:t xml:space="preserve"> The </w:t>
        </w:r>
        <w:proofErr w:type="spellStart"/>
        <w:r w:rsidR="00177C41">
          <w:t>SkinDefinitionConverter</w:t>
        </w:r>
        <w:proofErr w:type="spellEnd"/>
        <w:r w:rsidR="00177C41">
          <w:t xml:space="preserve"> will </w:t>
        </w:r>
      </w:ins>
      <w:ins w:id="1621" w:author="Florin Iacob" w:date="2016-06-15T14:33:00Z">
        <w:r w:rsidR="00177C41">
          <w:t xml:space="preserve">apply the changes </w:t>
        </w:r>
      </w:ins>
      <w:ins w:id="1622" w:author="Florin Iacob" w:date="2016-06-15T14:34:00Z">
        <w:r w:rsidR="00177C41">
          <w:t xml:space="preserve">on the client configuration files and </w:t>
        </w:r>
        <w:r w:rsidR="00177C41">
          <w:lastRenderedPageBreak/>
          <w:t>output new files</w:t>
        </w:r>
      </w:ins>
      <w:ins w:id="1623" w:author="Florin Iacob" w:date="2016-06-15T14:50:00Z">
        <w:r w:rsidR="00A71A4A">
          <w:t xml:space="preserve"> and </w:t>
        </w:r>
      </w:ins>
      <w:ins w:id="1624" w:author="Florin Iacob" w:date="2016-06-15T14:51:00Z">
        <w:r w:rsidR="00A71A4A">
          <w:t>wrap</w:t>
        </w:r>
      </w:ins>
      <w:ins w:id="1625" w:author="Florin Iacob" w:date="2016-06-15T14:50:00Z">
        <w:r w:rsidR="00A71A4A">
          <w:t xml:space="preserve"> them into a </w:t>
        </w:r>
        <w:proofErr w:type="spellStart"/>
        <w:r w:rsidR="00A71A4A">
          <w:t>NavigationPlanContainer</w:t>
        </w:r>
      </w:ins>
      <w:proofErr w:type="spellEnd"/>
      <w:ins w:id="1626" w:author="Florin Iacob" w:date="2016-06-15T14:51:00Z">
        <w:r w:rsidR="00A71A4A">
          <w:t xml:space="preserve"> data structure. The </w:t>
        </w:r>
        <w:proofErr w:type="spellStart"/>
        <w:r w:rsidR="00A71A4A">
          <w:t>NavigationPlanContainer</w:t>
        </w:r>
        <w:proofErr w:type="spellEnd"/>
        <w:r w:rsidR="00A71A4A">
          <w:t xml:space="preserve"> is then returned to the </w:t>
        </w:r>
        <w:proofErr w:type="spellStart"/>
        <w:r w:rsidR="00A71A4A">
          <w:t>LayoutDesigner</w:t>
        </w:r>
        <w:proofErr w:type="spellEnd"/>
        <w:r w:rsidR="00A71A4A">
          <w:t>.</w:t>
        </w:r>
      </w:ins>
    </w:p>
    <w:p w14:paraId="1F200926" w14:textId="77777777" w:rsidR="008D08EA" w:rsidRDefault="008D08EA">
      <w:pPr>
        <w:pStyle w:val="111Title"/>
        <w:numPr>
          <w:ilvl w:val="0"/>
          <w:numId w:val="0"/>
        </w:numPr>
        <w:ind w:left="709" w:hanging="709"/>
        <w:rPr>
          <w:ins w:id="1627" w:author="Florin Iacob" w:date="2016-06-15T14:36:00Z"/>
        </w:rPr>
        <w:pPrChange w:id="1628" w:author="Florin Iacob" w:date="2016-06-15T14:34:00Z">
          <w:pPr>
            <w:pStyle w:val="1111Title"/>
          </w:pPr>
        </w:pPrChange>
      </w:pPr>
    </w:p>
    <w:p w14:paraId="77E8EEAF" w14:textId="77777777" w:rsidR="0073110C" w:rsidRDefault="008D08EA">
      <w:pPr>
        <w:pStyle w:val="11Title"/>
        <w:outlineLvl w:val="1"/>
        <w:rPr>
          <w:ins w:id="1629" w:author="Florin Iacob" w:date="2016-06-15T15:05:00Z"/>
        </w:rPr>
      </w:pPr>
      <w:ins w:id="1630" w:author="Florin Iacob" w:date="2016-06-15T14:36:00Z">
        <w:r>
          <w:t xml:space="preserve"> </w:t>
        </w:r>
      </w:ins>
      <w:bookmarkStart w:id="1631" w:name="_Toc453931124"/>
      <w:proofErr w:type="spellStart"/>
      <w:ins w:id="1632" w:author="Florin Iacob" w:date="2016-06-15T14:38:00Z">
        <w:r w:rsidR="00855C53">
          <w:t>SkinDefinition</w:t>
        </w:r>
        <w:proofErr w:type="spellEnd"/>
        <w:r w:rsidR="00855C53">
          <w:t xml:space="preserve"> Converter</w:t>
        </w:r>
      </w:ins>
      <w:bookmarkEnd w:id="1631"/>
    </w:p>
    <w:p w14:paraId="21225736" w14:textId="4D596429" w:rsidR="009A3818" w:rsidRPr="002419EE" w:rsidRDefault="00855C53">
      <w:pPr>
        <w:ind w:firstLine="432"/>
        <w:rPr>
          <w:ins w:id="1633" w:author="Florin Iacob" w:date="2016-06-15T15:02:00Z"/>
          <w:b/>
          <w:sz w:val="28"/>
          <w:szCs w:val="28"/>
          <w:rPrChange w:id="1634" w:author="Florin Iacob" w:date="2016-06-15T15:02:00Z">
            <w:rPr>
              <w:ins w:id="1635" w:author="Florin Iacob" w:date="2016-06-15T15:02:00Z"/>
              <w:b w:val="0"/>
              <w:bCs/>
              <w:sz w:val="22"/>
              <w:szCs w:val="22"/>
            </w:rPr>
          </w:rPrChange>
        </w:rPr>
        <w:pPrChange w:id="1636" w:author="Florin Iacob" w:date="2016-06-15T15:08:00Z">
          <w:pPr>
            <w:pStyle w:val="11Title"/>
            <w:outlineLvl w:val="1"/>
          </w:pPr>
        </w:pPrChange>
      </w:pPr>
      <w:ins w:id="1637" w:author="Florin Iacob" w:date="2016-06-15T14:39:00Z">
        <w:r w:rsidRPr="00855C53">
          <w:rPr>
            <w:rPrChange w:id="1638" w:author="Florin Iacob" w:date="2016-06-15T14:39:00Z">
              <w:rPr>
                <w:b w:val="0"/>
              </w:rPr>
            </w:rPrChange>
          </w:rPr>
          <w:t>Ju</w:t>
        </w:r>
        <w:r>
          <w:t xml:space="preserve">st like the </w:t>
        </w:r>
        <w:proofErr w:type="spellStart"/>
        <w:r w:rsidR="002F12A2">
          <w:t>NaviationPlanParser</w:t>
        </w:r>
        <w:proofErr w:type="spellEnd"/>
        <w:r w:rsidR="002F12A2">
          <w:t xml:space="preserve"> there will be one implementation for each client </w:t>
        </w:r>
      </w:ins>
      <w:ins w:id="1639" w:author="Florin Iacob" w:date="2016-06-15T14:53:00Z">
        <w:r w:rsidR="00A71A4A">
          <w:t xml:space="preserve">configuration </w:t>
        </w:r>
      </w:ins>
      <w:ins w:id="1640" w:author="Florin Iacob" w:date="2016-06-15T14:40:00Z">
        <w:r w:rsidR="002F12A2">
          <w:t>supported</w:t>
        </w:r>
      </w:ins>
      <w:ins w:id="1641" w:author="Florin Iacob" w:date="2016-06-15T14:39:00Z">
        <w:r w:rsidR="002F12A2">
          <w:t xml:space="preserve"> format.</w:t>
        </w:r>
      </w:ins>
      <w:ins w:id="1642" w:author="Florin Iacob" w:date="2016-06-15T14:40:00Z">
        <w:r w:rsidR="002F12A2">
          <w:t xml:space="preserve"> The </w:t>
        </w:r>
      </w:ins>
      <w:ins w:id="1643" w:author="Florin Iacob" w:date="2016-06-15T14:41:00Z">
        <w:r w:rsidR="002F12A2">
          <w:t>first</w:t>
        </w:r>
      </w:ins>
      <w:ins w:id="1644" w:author="Florin Iacob" w:date="2016-06-15T14:40:00Z">
        <w:r w:rsidR="002F12A2">
          <w:t xml:space="preserve"> implementation will be the </w:t>
        </w:r>
        <w:proofErr w:type="spellStart"/>
        <w:r w:rsidR="002F12A2">
          <w:t>XmlSkin</w:t>
        </w:r>
      </w:ins>
      <w:ins w:id="1645" w:author="Florin Iacob" w:date="2016-06-15T15:02:00Z">
        <w:r w:rsidR="002419EE">
          <w:t>Definition</w:t>
        </w:r>
      </w:ins>
      <w:ins w:id="1646" w:author="Florin Iacob" w:date="2016-06-15T14:40:00Z">
        <w:r w:rsidR="002F12A2">
          <w:t>Converter</w:t>
        </w:r>
        <w:proofErr w:type="spellEnd"/>
        <w:r w:rsidR="002F12A2">
          <w:t xml:space="preserve"> </w:t>
        </w:r>
      </w:ins>
      <w:ins w:id="1647" w:author="Florin Iacob" w:date="2016-06-15T14:41:00Z">
        <w:r w:rsidR="002F12A2">
          <w:t xml:space="preserve">and when the </w:t>
        </w:r>
        <w:proofErr w:type="spellStart"/>
        <w:r w:rsidR="002F12A2">
          <w:t>CCK</w:t>
        </w:r>
        <w:proofErr w:type="spellEnd"/>
        <w:r w:rsidR="002F12A2">
          <w:t xml:space="preserve"> project will be ready we wi</w:t>
        </w:r>
        <w:r w:rsidR="009A3818">
          <w:t>ll add another one</w:t>
        </w:r>
      </w:ins>
      <w:ins w:id="1648" w:author="Florin Iacob" w:date="2016-06-15T15:08:00Z">
        <w:r w:rsidR="009A3818">
          <w:t>.</w:t>
        </w:r>
      </w:ins>
    </w:p>
    <w:p w14:paraId="69A17CC8" w14:textId="62F32BC1" w:rsidR="002419EE" w:rsidRDefault="002419EE">
      <w:pPr>
        <w:pStyle w:val="111Title"/>
        <w:ind w:left="709" w:hanging="709"/>
        <w:outlineLvl w:val="2"/>
        <w:rPr>
          <w:ins w:id="1649" w:author="Florin Iacob" w:date="2016-06-15T15:09:00Z"/>
        </w:rPr>
        <w:pPrChange w:id="1650" w:author="Florin Iacob" w:date="2016-06-15T15:11:00Z">
          <w:pPr>
            <w:pStyle w:val="11Title"/>
            <w:outlineLvl w:val="1"/>
          </w:pPr>
        </w:pPrChange>
      </w:pPr>
      <w:bookmarkStart w:id="1651" w:name="_Toc453931125"/>
      <w:proofErr w:type="spellStart"/>
      <w:ins w:id="1652" w:author="Florin Iacob" w:date="2016-06-15T15:02:00Z">
        <w:r w:rsidRPr="000C4CB4">
          <w:rPr>
            <w:b/>
            <w:bCs/>
            <w:rPrChange w:id="1653" w:author="Florin Iacob" w:date="2016-06-15T15:11:00Z">
              <w:rPr>
                <w:b w:val="0"/>
              </w:rPr>
            </w:rPrChange>
          </w:rPr>
          <w:t>XmlSkinDefinitionConverter</w:t>
        </w:r>
      </w:ins>
      <w:bookmarkEnd w:id="1651"/>
      <w:proofErr w:type="spellEnd"/>
    </w:p>
    <w:p w14:paraId="2D142946" w14:textId="77777777" w:rsidR="00A71A4A" w:rsidRDefault="00A71A4A">
      <w:pPr>
        <w:rPr>
          <w:ins w:id="1654" w:author="Florin Iacob" w:date="2016-06-15T15:09:00Z"/>
        </w:rPr>
        <w:pPrChange w:id="1655" w:author="Florin Iacob" w:date="2016-06-15T15:02:00Z">
          <w:pPr>
            <w:pStyle w:val="11Title"/>
            <w:outlineLvl w:val="1"/>
          </w:pPr>
        </w:pPrChange>
      </w:pPr>
      <w:ins w:id="1656" w:author="Florin Iacob" w:date="2016-06-15T15:02:00Z">
        <w:r>
          <w:rPr>
            <w:noProof/>
            <w:rPrChange w:id="1657" w:author="Unknown">
              <w:rPr>
                <w:b w:val="0"/>
                <w:noProof/>
              </w:rPr>
            </w:rPrChange>
          </w:rPr>
          <w:drawing>
            <wp:inline distT="0" distB="0" distL="0" distR="0" wp14:anchorId="2EE103A9" wp14:editId="01F14106">
              <wp:extent cx="6148316" cy="2507280"/>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2765" cy="2517250"/>
                      </a:xfrm>
                      <a:prstGeom prst="rect">
                        <a:avLst/>
                      </a:prstGeom>
                      <a:noFill/>
                      <a:ln>
                        <a:noFill/>
                      </a:ln>
                    </pic:spPr>
                  </pic:pic>
                </a:graphicData>
              </a:graphic>
            </wp:inline>
          </w:drawing>
        </w:r>
      </w:ins>
    </w:p>
    <w:p w14:paraId="49530866" w14:textId="741CD4CF" w:rsidR="00851006" w:rsidRDefault="00851006">
      <w:pPr>
        <w:rPr>
          <w:ins w:id="1658" w:author="Florin Iacob" w:date="2016-06-15T16:38:00Z"/>
        </w:rPr>
      </w:pPr>
      <w:ins w:id="1659" w:author="Florin Iacob" w:date="2016-06-15T16:38:00Z">
        <w:r>
          <w:br w:type="page"/>
        </w:r>
      </w:ins>
    </w:p>
    <w:p w14:paraId="111D0416" w14:textId="77777777" w:rsidR="006A4F90" w:rsidRDefault="006A4F90">
      <w:pPr>
        <w:rPr>
          <w:ins w:id="1660" w:author="Florin Iacob" w:date="2016-06-15T14:38:00Z"/>
        </w:rPr>
        <w:pPrChange w:id="1661" w:author="Florin Iacob" w:date="2016-06-15T15:02:00Z">
          <w:pPr>
            <w:pStyle w:val="11Title"/>
            <w:outlineLvl w:val="1"/>
          </w:pPr>
        </w:pPrChange>
      </w:pPr>
    </w:p>
    <w:p w14:paraId="74F574F4" w14:textId="6B2A8AF2" w:rsidR="00855C53" w:rsidRDefault="00855C53">
      <w:pPr>
        <w:pStyle w:val="11Title"/>
        <w:outlineLvl w:val="1"/>
        <w:rPr>
          <w:ins w:id="1662" w:author="Florin Iacob" w:date="2016-06-15T15:53:00Z"/>
        </w:rPr>
      </w:pPr>
      <w:ins w:id="1663" w:author="Florin Iacob" w:date="2016-06-15T14:38:00Z">
        <w:r>
          <w:t xml:space="preserve"> </w:t>
        </w:r>
        <w:bookmarkStart w:id="1664" w:name="_Toc453931126"/>
        <w:r>
          <w:t xml:space="preserve">Apply changes for </w:t>
        </w:r>
        <w:proofErr w:type="spellStart"/>
        <w:r>
          <w:t>ViewMockup</w:t>
        </w:r>
      </w:ins>
      <w:bookmarkEnd w:id="1664"/>
      <w:proofErr w:type="spellEnd"/>
    </w:p>
    <w:p w14:paraId="6ADEE013" w14:textId="648BD8C0" w:rsidR="008D08EA" w:rsidRDefault="00855C53">
      <w:pPr>
        <w:rPr>
          <w:ins w:id="1665" w:author="Florin Iacob" w:date="2016-06-15T15:11:00Z"/>
        </w:rPr>
        <w:pPrChange w:id="1666" w:author="Florin Iacob" w:date="2016-06-15T15:06:00Z">
          <w:pPr>
            <w:pStyle w:val="1111Title"/>
          </w:pPr>
        </w:pPrChange>
      </w:pPr>
      <w:ins w:id="1667" w:author="Florin Iacob" w:date="2016-06-15T14:38:00Z">
        <w:r>
          <w:rPr>
            <w:noProof/>
            <w:rPrChange w:id="1668" w:author="Unknown">
              <w:rPr>
                <w:noProof/>
              </w:rPr>
            </w:rPrChange>
          </w:rPr>
          <w:drawing>
            <wp:inline distT="0" distB="0" distL="0" distR="0" wp14:anchorId="41C550D7" wp14:editId="7145D8CD">
              <wp:extent cx="6632812" cy="310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0495" cy="3121750"/>
                      </a:xfrm>
                      <a:prstGeom prst="rect">
                        <a:avLst/>
                      </a:prstGeom>
                      <a:noFill/>
                      <a:ln>
                        <a:noFill/>
                      </a:ln>
                    </pic:spPr>
                  </pic:pic>
                </a:graphicData>
              </a:graphic>
            </wp:inline>
          </w:drawing>
        </w:r>
      </w:ins>
    </w:p>
    <w:p w14:paraId="1F9B1E65" w14:textId="79D4E878" w:rsidR="003B010C" w:rsidRDefault="003B010C">
      <w:pPr>
        <w:rPr>
          <w:ins w:id="1669" w:author="Florin Iacob" w:date="2016-06-15T15:42:00Z"/>
        </w:rPr>
        <w:pPrChange w:id="1670" w:author="Florin Iacob" w:date="2016-06-15T15:41:00Z">
          <w:pPr>
            <w:pStyle w:val="1111Title"/>
          </w:pPr>
        </w:pPrChange>
      </w:pPr>
      <w:ins w:id="1671" w:author="Florin Iacob" w:date="2016-06-15T15:12:00Z">
        <w:r>
          <w:t>In order to view mock-up</w:t>
        </w:r>
      </w:ins>
      <w:ins w:id="1672" w:author="Florin Iacob" w:date="2016-06-15T15:38:00Z">
        <w:r w:rsidR="009B54BA">
          <w:t xml:space="preserve"> we need to apply the current skin definition to the </w:t>
        </w:r>
      </w:ins>
      <w:ins w:id="1673" w:author="Florin Iacob" w:date="2016-06-15T15:39:00Z">
        <w:r w:rsidR="009B54BA">
          <w:t xml:space="preserve">target </w:t>
        </w:r>
      </w:ins>
      <w:ins w:id="1674" w:author="Florin Iacob" w:date="2016-06-15T15:41:00Z">
        <w:r w:rsidR="009B54BA">
          <w:t xml:space="preserve">skin. This is done by the </w:t>
        </w:r>
        <w:proofErr w:type="spellStart"/>
        <w:r w:rsidR="009B54BA">
          <w:t>LayouDesigner</w:t>
        </w:r>
        <w:proofErr w:type="spellEnd"/>
        <w:r w:rsidR="009B54BA">
          <w:t xml:space="preserve"> by calling the </w:t>
        </w:r>
        <w:proofErr w:type="spellStart"/>
        <w:r w:rsidR="009B54BA">
          <w:t>NavigationPlanGateway</w:t>
        </w:r>
      </w:ins>
      <w:proofErr w:type="spellEnd"/>
      <w:ins w:id="1675" w:author="Florin Iacob" w:date="2016-06-15T15:42:00Z">
        <w:r w:rsidR="009B54BA">
          <w:t xml:space="preserve"> in order to retrieve a </w:t>
        </w:r>
        <w:proofErr w:type="spellStart"/>
        <w:r w:rsidR="009B54BA">
          <w:t>NavigationPlanContainer</w:t>
        </w:r>
        <w:proofErr w:type="spellEnd"/>
        <w:r w:rsidR="009B54BA">
          <w:t>.</w:t>
        </w:r>
      </w:ins>
    </w:p>
    <w:p w14:paraId="77E73448" w14:textId="2A2B184F" w:rsidR="00851006" w:rsidRDefault="009B54BA" w:rsidP="00662977">
      <w:pPr>
        <w:rPr>
          <w:ins w:id="1676" w:author="Florin Iacob" w:date="2016-06-15T16:38:00Z"/>
        </w:rPr>
      </w:pPr>
      <w:ins w:id="1677" w:author="Florin Iacob" w:date="2016-06-15T15:42:00Z">
        <w:r>
          <w:t xml:space="preserve">Handed with the </w:t>
        </w:r>
        <w:proofErr w:type="spellStart"/>
        <w:r>
          <w:t>NavigationPlanContainer</w:t>
        </w:r>
        <w:proofErr w:type="spellEnd"/>
        <w:r>
          <w:t xml:space="preserve"> the </w:t>
        </w:r>
        <w:proofErr w:type="spellStart"/>
        <w:r>
          <w:t>LayoutDesigner</w:t>
        </w:r>
        <w:proofErr w:type="spellEnd"/>
        <w:r>
          <w:t xml:space="preserve"> can call </w:t>
        </w:r>
        <w:proofErr w:type="spellStart"/>
        <w:r>
          <w:t>ViewMockupHandler</w:t>
        </w:r>
        <w:proofErr w:type="spellEnd"/>
        <w:r>
          <w:t xml:space="preserve"> provid</w:t>
        </w:r>
      </w:ins>
      <w:ins w:id="1678" w:author="Florin Iacob" w:date="2016-06-15T15:51:00Z">
        <w:r w:rsidR="00662977">
          <w:t>ing</w:t>
        </w:r>
      </w:ins>
      <w:ins w:id="1679" w:author="Florin Iacob" w:date="2016-06-15T15:42:00Z">
        <w:r w:rsidR="00662977">
          <w:t xml:space="preserve"> th</w:t>
        </w:r>
      </w:ins>
      <w:ins w:id="1680" w:author="Florin Iacob" w:date="2016-06-15T15:51:00Z">
        <w:r w:rsidR="00662977">
          <w:t>e</w:t>
        </w:r>
      </w:ins>
      <w:ins w:id="1681" w:author="Florin Iacob" w:date="2016-06-15T15:42:00Z">
        <w:r>
          <w:t xml:space="preserve"> </w:t>
        </w:r>
        <w:proofErr w:type="spellStart"/>
        <w:proofErr w:type="gramStart"/>
        <w:r>
          <w:t>NavigationPlanContainer</w:t>
        </w:r>
      </w:ins>
      <w:proofErr w:type="spellEnd"/>
      <w:ins w:id="1682" w:author="Florin Iacob" w:date="2016-06-15T15:43:00Z">
        <w:r>
          <w:t xml:space="preserve"> </w:t>
        </w:r>
      </w:ins>
      <w:ins w:id="1683" w:author="Florin Iacob" w:date="2016-06-15T15:42:00Z">
        <w:r>
          <w:t xml:space="preserve"> </w:t>
        </w:r>
      </w:ins>
      <w:ins w:id="1684" w:author="Florin Iacob" w:date="2016-06-15T15:43:00Z">
        <w:r>
          <w:t>and</w:t>
        </w:r>
        <w:proofErr w:type="gramEnd"/>
        <w:r>
          <w:t xml:space="preserve"> the desired client </w:t>
        </w:r>
        <w:proofErr w:type="spellStart"/>
        <w:r>
          <w:t>url</w:t>
        </w:r>
        <w:proofErr w:type="spellEnd"/>
        <w:r>
          <w:t xml:space="preserve"> to use for viewing the mockup. </w:t>
        </w:r>
      </w:ins>
      <w:ins w:id="1685" w:author="Florin Iacob" w:date="2016-06-15T15:44:00Z">
        <w:r>
          <w:t xml:space="preserve">The </w:t>
        </w:r>
        <w:proofErr w:type="spellStart"/>
        <w:r>
          <w:t>ViewMockupHandler</w:t>
        </w:r>
        <w:proofErr w:type="spellEnd"/>
        <w:r>
          <w:t xml:space="preserve"> will use the </w:t>
        </w:r>
        <w:proofErr w:type="spellStart"/>
        <w:r>
          <w:t>FiddlerCore</w:t>
        </w:r>
        <w:proofErr w:type="spellEnd"/>
        <w:r>
          <w:t xml:space="preserve"> </w:t>
        </w:r>
        <w:proofErr w:type="spellStart"/>
        <w:r>
          <w:t>.Net</w:t>
        </w:r>
        <w:proofErr w:type="spellEnd"/>
        <w:r>
          <w:t xml:space="preserve"> to capture the HTTP traffic and feed the client with the in memory navigation plan </w:t>
        </w:r>
      </w:ins>
      <w:ins w:id="1686" w:author="Florin Iacob" w:date="2016-06-15T15:45:00Z">
        <w:r w:rsidR="00697F4D">
          <w:t xml:space="preserve">files </w:t>
        </w:r>
      </w:ins>
      <w:ins w:id="1687" w:author="Florin Iacob" w:date="2016-06-15T15:44:00Z">
        <w:r>
          <w:t xml:space="preserve">extracted from </w:t>
        </w:r>
      </w:ins>
      <w:ins w:id="1688" w:author="Florin Iacob" w:date="2016-06-15T15:45:00Z">
        <w:r>
          <w:t>the</w:t>
        </w:r>
        <w:r w:rsidR="00697F4D">
          <w:t xml:space="preserve"> </w:t>
        </w:r>
      </w:ins>
      <w:proofErr w:type="spellStart"/>
      <w:ins w:id="1689" w:author="Florin Iacob" w:date="2016-06-15T15:44:00Z">
        <w:r>
          <w:t>NavigationPlanContainer</w:t>
        </w:r>
        <w:proofErr w:type="spellEnd"/>
        <w:r>
          <w:t>.</w:t>
        </w:r>
      </w:ins>
    </w:p>
    <w:p w14:paraId="52506338" w14:textId="77777777" w:rsidR="00851006" w:rsidRDefault="00851006">
      <w:pPr>
        <w:rPr>
          <w:ins w:id="1690" w:author="Florin Iacob" w:date="2016-06-15T16:38:00Z"/>
        </w:rPr>
      </w:pPr>
      <w:ins w:id="1691" w:author="Florin Iacob" w:date="2016-06-15T16:38:00Z">
        <w:r>
          <w:br w:type="page"/>
        </w:r>
      </w:ins>
    </w:p>
    <w:p w14:paraId="1B912452" w14:textId="77777777" w:rsidR="009B54BA" w:rsidRDefault="009B54BA">
      <w:pPr>
        <w:rPr>
          <w:ins w:id="1692" w:author="Florin Iacob" w:date="2016-06-15T15:10:00Z"/>
        </w:rPr>
        <w:pPrChange w:id="1693" w:author="Florin Iacob" w:date="2016-06-15T15:51:00Z">
          <w:pPr>
            <w:pStyle w:val="1111Title"/>
          </w:pPr>
        </w:pPrChange>
      </w:pPr>
    </w:p>
    <w:p w14:paraId="5F576E50" w14:textId="08C915F7" w:rsidR="00E32ED8" w:rsidRDefault="00662977">
      <w:pPr>
        <w:pStyle w:val="11Title"/>
        <w:outlineLvl w:val="1"/>
        <w:rPr>
          <w:ins w:id="1694" w:author="Florin Iacob" w:date="2016-06-15T15:54:00Z"/>
        </w:rPr>
      </w:pPr>
      <w:ins w:id="1695" w:author="Florin Iacob" w:date="2016-06-15T15:53:00Z">
        <w:r>
          <w:t xml:space="preserve"> </w:t>
        </w:r>
        <w:bookmarkStart w:id="1696" w:name="_Toc453931127"/>
        <w:r>
          <w:t>Apply changes for saving</w:t>
        </w:r>
      </w:ins>
      <w:bookmarkEnd w:id="1696"/>
    </w:p>
    <w:p w14:paraId="255C5A02" w14:textId="09315E79" w:rsidR="00E32ED8" w:rsidRDefault="00E32ED8">
      <w:pPr>
        <w:rPr>
          <w:ins w:id="1697" w:author="Florin Iacob" w:date="2016-06-15T15:57:00Z"/>
        </w:rPr>
        <w:pPrChange w:id="1698" w:author="Florin Iacob" w:date="2016-06-15T15:54:00Z">
          <w:pPr>
            <w:pStyle w:val="11Title"/>
            <w:outlineLvl w:val="1"/>
          </w:pPr>
        </w:pPrChange>
      </w:pPr>
      <w:ins w:id="1699" w:author="Florin Iacob" w:date="2016-06-15T15:55:00Z">
        <w:r>
          <w:rPr>
            <w:noProof/>
            <w:rPrChange w:id="1700" w:author="Unknown">
              <w:rPr>
                <w:b w:val="0"/>
                <w:noProof/>
              </w:rPr>
            </w:rPrChange>
          </w:rPr>
          <w:drawing>
            <wp:inline distT="0" distB="0" distL="0" distR="0" wp14:anchorId="37D84805" wp14:editId="1051BC64">
              <wp:extent cx="6653530" cy="356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53530" cy="3568700"/>
                      </a:xfrm>
                      <a:prstGeom prst="rect">
                        <a:avLst/>
                      </a:prstGeom>
                      <a:noFill/>
                      <a:ln>
                        <a:noFill/>
                      </a:ln>
                    </pic:spPr>
                  </pic:pic>
                </a:graphicData>
              </a:graphic>
            </wp:inline>
          </w:drawing>
        </w:r>
      </w:ins>
    </w:p>
    <w:p w14:paraId="5473CA5E" w14:textId="31E373E5" w:rsidR="00E32ED8" w:rsidRDefault="00E32ED8">
      <w:pPr>
        <w:rPr>
          <w:ins w:id="1701" w:author="Florin Iacob" w:date="2016-06-15T15:58:00Z"/>
        </w:rPr>
        <w:pPrChange w:id="1702" w:author="Florin Iacob" w:date="2016-06-15T16:00:00Z">
          <w:pPr>
            <w:pStyle w:val="11Title"/>
            <w:outlineLvl w:val="1"/>
          </w:pPr>
        </w:pPrChange>
      </w:pPr>
      <w:ins w:id="1703" w:author="Florin Iacob" w:date="2016-06-15T15:57:00Z">
        <w:r>
          <w:t xml:space="preserve">In order </w:t>
        </w:r>
      </w:ins>
      <w:ins w:id="1704" w:author="Florin Iacob" w:date="2016-06-15T15:58:00Z">
        <w:r>
          <w:t xml:space="preserve">to save </w:t>
        </w:r>
      </w:ins>
      <w:ins w:id="1705" w:author="Florin Iacob" w:date="2016-06-15T15:57:00Z">
        <w:r>
          <w:t xml:space="preserve">the navigation plan </w:t>
        </w:r>
      </w:ins>
      <w:ins w:id="1706" w:author="Florin Iacob" w:date="2016-06-15T15:58:00Z">
        <w:r>
          <w:t>to</w:t>
        </w:r>
      </w:ins>
      <w:ins w:id="1707" w:author="Florin Iacob" w:date="2016-06-15T15:57:00Z">
        <w:r>
          <w:t xml:space="preserve"> disk again the </w:t>
        </w:r>
        <w:proofErr w:type="spellStart"/>
        <w:r>
          <w:t>Layout</w:t>
        </w:r>
      </w:ins>
      <w:ins w:id="1708" w:author="Florin Iacob" w:date="2016-06-15T15:58:00Z">
        <w:r>
          <w:t>Designer</w:t>
        </w:r>
        <w:proofErr w:type="spellEnd"/>
        <w:r>
          <w:t xml:space="preserve"> first needs to apply changes using the </w:t>
        </w:r>
        <w:proofErr w:type="spellStart"/>
        <w:r>
          <w:t>NavigationPlanGateway</w:t>
        </w:r>
        <w:proofErr w:type="spellEnd"/>
        <w:r>
          <w:t xml:space="preserve"> and then instruct the </w:t>
        </w:r>
        <w:proofErr w:type="spellStart"/>
        <w:proofErr w:type="gramStart"/>
        <w:r>
          <w:t>NavigationPlanContainer</w:t>
        </w:r>
        <w:proofErr w:type="spellEnd"/>
        <w:r>
          <w:t xml:space="preserve"> </w:t>
        </w:r>
      </w:ins>
      <w:ins w:id="1709" w:author="Florin Iacob" w:date="2016-06-15T15:57:00Z">
        <w:r>
          <w:t xml:space="preserve"> </w:t>
        </w:r>
      </w:ins>
      <w:ins w:id="1710" w:author="Florin Iacob" w:date="2016-06-15T15:58:00Z">
        <w:r>
          <w:t>to</w:t>
        </w:r>
        <w:proofErr w:type="gramEnd"/>
        <w:r>
          <w:t xml:space="preserve"> persist the files in a specified folder.</w:t>
        </w:r>
      </w:ins>
    </w:p>
    <w:p w14:paraId="5C91ADE3" w14:textId="70FB30FC" w:rsidR="00851006" w:rsidRDefault="00851006">
      <w:pPr>
        <w:rPr>
          <w:ins w:id="1711" w:author="Florin Iacob" w:date="2016-06-15T16:38:00Z"/>
        </w:rPr>
      </w:pPr>
      <w:ins w:id="1712" w:author="Florin Iacob" w:date="2016-06-15T16:38:00Z">
        <w:r>
          <w:br w:type="page"/>
        </w:r>
      </w:ins>
    </w:p>
    <w:p w14:paraId="37D6DBB5" w14:textId="77777777" w:rsidR="000131B3" w:rsidRDefault="000131B3" w:rsidP="000131B3">
      <w:pPr>
        <w:pStyle w:val="1Title"/>
        <w:outlineLvl w:val="0"/>
        <w:rPr>
          <w:ins w:id="1713" w:author="Florin Iacob" w:date="2016-06-17T12:44:00Z"/>
        </w:rPr>
      </w:pPr>
      <w:bookmarkStart w:id="1714" w:name="_Toc453931128"/>
      <w:ins w:id="1715" w:author="Florin Iacob" w:date="2016-06-15T16:07:00Z">
        <w:r>
          <w:lastRenderedPageBreak/>
          <w:t>Layout designer</w:t>
        </w:r>
      </w:ins>
      <w:bookmarkEnd w:id="1714"/>
    </w:p>
    <w:p w14:paraId="02D65BB8" w14:textId="5DAC46FA" w:rsidR="00DE4F78" w:rsidRDefault="00DE4F78" w:rsidP="00DE4F78">
      <w:pPr>
        <w:pStyle w:val="11Title"/>
        <w:rPr>
          <w:ins w:id="1716" w:author="Florin Iacob" w:date="2016-06-17T12:44:00Z"/>
        </w:rPr>
        <w:pPrChange w:id="1717" w:author="Florin Iacob" w:date="2016-06-17T12:50:00Z">
          <w:pPr>
            <w:pStyle w:val="1Title"/>
            <w:outlineLvl w:val="0"/>
          </w:pPr>
        </w:pPrChange>
      </w:pPr>
      <w:ins w:id="1718" w:author="Florin Iacob" w:date="2016-06-17T12:44:00Z">
        <w:r>
          <w:t xml:space="preserve"> </w:t>
        </w:r>
        <w:r w:rsidRPr="00DE4F78">
          <w:rPr>
            <w:rPrChange w:id="1719" w:author="Florin Iacob" w:date="2016-06-17T12:50:00Z">
              <w:rPr/>
            </w:rPrChange>
          </w:rPr>
          <w:t>Static</w:t>
        </w:r>
        <w:r>
          <w:t xml:space="preserve"> Layout designer</w:t>
        </w:r>
        <w:r>
          <w:br/>
        </w:r>
      </w:ins>
      <w:ins w:id="1720" w:author="Florin Iacob" w:date="2016-06-17T12:54:00Z">
        <w:r w:rsidR="00DD3428">
          <w:rPr>
            <w:noProof/>
          </w:rPr>
          <w:drawing>
            <wp:inline distT="0" distB="0" distL="0" distR="0" wp14:anchorId="735D4A6A" wp14:editId="010CA897">
              <wp:extent cx="6656705" cy="4345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6705" cy="4345305"/>
                      </a:xfrm>
                      <a:prstGeom prst="rect">
                        <a:avLst/>
                      </a:prstGeom>
                      <a:noFill/>
                      <a:ln>
                        <a:noFill/>
                      </a:ln>
                    </pic:spPr>
                  </pic:pic>
                </a:graphicData>
              </a:graphic>
            </wp:inline>
          </w:drawing>
        </w:r>
      </w:ins>
    </w:p>
    <w:p w14:paraId="17E9F284" w14:textId="4C003627" w:rsidR="00DE4F78" w:rsidRDefault="00DE4F78" w:rsidP="00DE4F78">
      <w:pPr>
        <w:pStyle w:val="11Title"/>
        <w:rPr>
          <w:ins w:id="1721" w:author="Florin Iacob" w:date="2016-06-17T12:46:00Z"/>
        </w:rPr>
        <w:pPrChange w:id="1722" w:author="Florin Iacob" w:date="2016-06-17T12:46:00Z">
          <w:pPr>
            <w:pStyle w:val="11Title"/>
            <w:outlineLvl w:val="1"/>
          </w:pPr>
        </w:pPrChange>
      </w:pPr>
      <w:ins w:id="1723" w:author="Florin Iacob" w:date="2016-06-17T12:45:00Z">
        <w:r>
          <w:lastRenderedPageBreak/>
          <w:t>Dynamic Layout designer</w:t>
        </w:r>
      </w:ins>
      <w:ins w:id="1724" w:author="Florin Iacob" w:date="2016-06-17T12:46:00Z">
        <w:r>
          <w:br/>
        </w:r>
      </w:ins>
      <w:ins w:id="1725" w:author="Florin Iacob" w:date="2016-06-17T12:55:00Z">
        <w:r w:rsidR="00100DA2">
          <w:rPr>
            <w:noProof/>
          </w:rPr>
          <w:drawing>
            <wp:inline distT="0" distB="0" distL="0" distR="0" wp14:anchorId="4ABB96D9" wp14:editId="71184AF3">
              <wp:extent cx="6649720" cy="43230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9720" cy="4323080"/>
                      </a:xfrm>
                      <a:prstGeom prst="rect">
                        <a:avLst/>
                      </a:prstGeom>
                      <a:noFill/>
                      <a:ln>
                        <a:noFill/>
                      </a:ln>
                    </pic:spPr>
                  </pic:pic>
                </a:graphicData>
              </a:graphic>
            </wp:inline>
          </w:drawing>
        </w:r>
      </w:ins>
      <w:bookmarkStart w:id="1726" w:name="_GoBack"/>
      <w:bookmarkEnd w:id="1726"/>
    </w:p>
    <w:p w14:paraId="15A8D5E3" w14:textId="08298B76" w:rsidR="00B03F4D" w:rsidRDefault="00DE4F78" w:rsidP="00DE4F78">
      <w:pPr>
        <w:pStyle w:val="11Title"/>
        <w:rPr>
          <w:ins w:id="1727" w:author="Florin Iacob" w:date="2016-06-15T15:53:00Z"/>
        </w:rPr>
        <w:pPrChange w:id="1728" w:author="Florin Iacob" w:date="2016-06-17T12:50:00Z">
          <w:pPr>
            <w:pStyle w:val="11Title"/>
            <w:outlineLvl w:val="1"/>
          </w:pPr>
        </w:pPrChange>
      </w:pPr>
      <w:ins w:id="1729" w:author="Florin Iacob" w:date="2016-06-17T12:46:00Z">
        <w:r>
          <w:lastRenderedPageBreak/>
          <w:t xml:space="preserve"> View </w:t>
        </w:r>
        <w:r w:rsidRPr="00DE4F78">
          <w:rPr>
            <w:rPrChange w:id="1730" w:author="Florin Iacob" w:date="2016-06-17T12:50:00Z">
              <w:rPr/>
            </w:rPrChange>
          </w:rPr>
          <w:t>Mockup</w:t>
        </w:r>
        <w:r>
          <w:br/>
        </w:r>
      </w:ins>
      <w:ins w:id="1731" w:author="Florin Iacob" w:date="2016-06-17T12:48:00Z">
        <w:r>
          <w:rPr>
            <w:noProof/>
          </w:rPr>
          <w:drawing>
            <wp:inline distT="0" distB="0" distL="0" distR="0" wp14:anchorId="181C6293" wp14:editId="7ABB8D52">
              <wp:extent cx="6649720" cy="433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9720" cy="4330700"/>
                      </a:xfrm>
                      <a:prstGeom prst="rect">
                        <a:avLst/>
                      </a:prstGeom>
                      <a:noFill/>
                      <a:ln>
                        <a:noFill/>
                      </a:ln>
                    </pic:spPr>
                  </pic:pic>
                </a:graphicData>
              </a:graphic>
            </wp:inline>
          </w:drawing>
        </w:r>
      </w:ins>
      <w:ins w:id="1732" w:author="Florin Iacob" w:date="2016-06-17T12:46:00Z">
        <w:r>
          <w:br/>
        </w:r>
      </w:ins>
      <w:ins w:id="1733" w:author="Florin Iacob" w:date="2016-06-17T12:45:00Z">
        <w:r>
          <w:br/>
        </w:r>
      </w:ins>
    </w:p>
    <w:p w14:paraId="69412F26" w14:textId="658E2437" w:rsidR="000C4CB4" w:rsidRDefault="000C4CB4">
      <w:pPr>
        <w:pPrChange w:id="1734" w:author="Florin Iacob" w:date="2016-06-15T16:20:00Z">
          <w:pPr>
            <w:pStyle w:val="1111Title"/>
          </w:pPr>
        </w:pPrChange>
      </w:pPr>
    </w:p>
    <w:sectPr w:rsidR="000C4CB4" w:rsidSect="007E78B2">
      <w:headerReference w:type="default" r:id="rId53"/>
      <w:pgSz w:w="12240" w:h="15840"/>
      <w:pgMar w:top="1440" w:right="758" w:bottom="1440"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945E0" w14:textId="77777777" w:rsidR="00FD1829" w:rsidRDefault="00FD1829" w:rsidP="004A098C">
      <w:pPr>
        <w:spacing w:after="0" w:line="240" w:lineRule="auto"/>
      </w:pPr>
      <w:r>
        <w:separator/>
      </w:r>
    </w:p>
  </w:endnote>
  <w:endnote w:type="continuationSeparator" w:id="0">
    <w:p w14:paraId="03E800F7" w14:textId="77777777" w:rsidR="00FD1829" w:rsidRDefault="00FD1829" w:rsidP="004A0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59138" w14:textId="77777777" w:rsidR="00FD1829" w:rsidRDefault="00FD1829" w:rsidP="004A098C">
      <w:pPr>
        <w:spacing w:after="0" w:line="240" w:lineRule="auto"/>
      </w:pPr>
      <w:r>
        <w:separator/>
      </w:r>
    </w:p>
  </w:footnote>
  <w:footnote w:type="continuationSeparator" w:id="0">
    <w:p w14:paraId="6B4493CC" w14:textId="77777777" w:rsidR="00FD1829" w:rsidRDefault="00FD1829" w:rsidP="004A09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F4A9" w14:textId="77777777" w:rsidR="009D30C6" w:rsidRDefault="009D30C6">
    <w:pPr>
      <w:pStyle w:val="Header"/>
    </w:pPr>
    <w:r>
      <w:rPr>
        <w:noProof/>
      </w:rPr>
      <w:drawing>
        <wp:anchor distT="0" distB="0" distL="114300" distR="114300" simplePos="0" relativeHeight="251658240" behindDoc="0" locked="0" layoutInCell="1" allowOverlap="1" wp14:anchorId="48B2A4B5" wp14:editId="0865807C">
          <wp:simplePos x="0" y="0"/>
          <wp:positionH relativeFrom="page">
            <wp:posOffset>250825</wp:posOffset>
          </wp:positionH>
          <wp:positionV relativeFrom="margin">
            <wp:posOffset>-794385</wp:posOffset>
          </wp:positionV>
          <wp:extent cx="7244715" cy="5416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44715" cy="5416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6E46"/>
    <w:multiLevelType w:val="hybridMultilevel"/>
    <w:tmpl w:val="7A929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5D3F5F"/>
    <w:multiLevelType w:val="hybridMultilevel"/>
    <w:tmpl w:val="D8CCA9F6"/>
    <w:lvl w:ilvl="0" w:tplc="C958E828">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A44566"/>
    <w:multiLevelType w:val="multilevel"/>
    <w:tmpl w:val="635429AC"/>
    <w:lvl w:ilvl="0">
      <w:start w:val="1"/>
      <w:numFmt w:val="decimal"/>
      <w:lvlText w:val="%1."/>
      <w:lvlJc w:val="left"/>
      <w:pPr>
        <w:ind w:left="648" w:hanging="360"/>
      </w:pPr>
      <w:rPr>
        <w:rFonts w:ascii="Verdana" w:eastAsia="MS Mincho" w:hAnsi="Verdana" w:cs="Verdana" w:hint="default"/>
        <w:b/>
        <w:i w:val="0"/>
        <w:sz w:val="32"/>
      </w:rPr>
    </w:lvl>
    <w:lvl w:ilvl="1">
      <w:start w:val="1"/>
      <w:numFmt w:val="decimal"/>
      <w:lvlText w:val="%1.%2."/>
      <w:lvlJc w:val="left"/>
      <w:pPr>
        <w:ind w:left="3870" w:hanging="900"/>
      </w:pPr>
      <w:rPr>
        <w:rFonts w:hint="default"/>
        <w:b/>
        <w:i w:val="0"/>
      </w:rPr>
    </w:lvl>
    <w:lvl w:ilvl="2">
      <w:start w:val="1"/>
      <w:numFmt w:val="decimal"/>
      <w:lvlText w:val="%1.%2.%3."/>
      <w:lvlJc w:val="left"/>
      <w:pPr>
        <w:ind w:left="1368" w:hanging="360"/>
      </w:pPr>
      <w:rPr>
        <w:rFonts w:hint="default"/>
        <w:b/>
        <w:i w:val="0"/>
      </w:rPr>
    </w:lvl>
    <w:lvl w:ilvl="3">
      <w:start w:val="1"/>
      <w:numFmt w:val="decimal"/>
      <w:lvlText w:val="%1.%2.%3.%4."/>
      <w:lvlJc w:val="left"/>
      <w:pPr>
        <w:ind w:left="2863" w:hanging="594"/>
      </w:pPr>
      <w:rPr>
        <w:rFonts w:hint="default"/>
        <w:b/>
        <w:bCs w:val="0"/>
        <w:i w:val="0"/>
        <w:iCs w:val="0"/>
        <w:caps w:val="0"/>
        <w:smallCaps w:val="0"/>
        <w:strike w:val="0"/>
        <w:dstrike w:val="0"/>
        <w:noProof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088" w:hanging="614"/>
      </w:pPr>
      <w:rPr>
        <w:rFonts w:hint="default"/>
        <w:b/>
        <w:bCs w:val="0"/>
        <w:i w:val="0"/>
        <w:iCs w:val="0"/>
        <w:caps w:val="0"/>
        <w:smallCaps w:val="0"/>
        <w:strike w:val="0"/>
        <w:dstrike w:val="0"/>
        <w:noProof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2448" w:hanging="360"/>
      </w:pPr>
      <w:rPr>
        <w:rFonts w:hint="default"/>
      </w:rPr>
    </w:lvl>
    <w:lvl w:ilvl="6">
      <w:start w:val="1"/>
      <w:numFmt w:val="upperLetter"/>
      <w:lvlText w:val="%7."/>
      <w:lvlJc w:val="left"/>
      <w:pPr>
        <w:ind w:left="2808" w:hanging="360"/>
      </w:pPr>
      <w:rPr>
        <w:rFonts w:hint="default"/>
      </w:rPr>
    </w:lvl>
    <w:lvl w:ilvl="7">
      <w:start w:val="1"/>
      <w:numFmt w:val="lowerLetter"/>
      <w:lvlText w:val="%8."/>
      <w:lvlJc w:val="left"/>
      <w:pPr>
        <w:ind w:left="3168" w:hanging="360"/>
      </w:pPr>
      <w:rPr>
        <w:rFonts w:hint="default"/>
      </w:rPr>
    </w:lvl>
    <w:lvl w:ilvl="8">
      <w:start w:val="1"/>
      <w:numFmt w:val="lowerRoman"/>
      <w:lvlText w:val="%9."/>
      <w:lvlJc w:val="right"/>
      <w:pPr>
        <w:ind w:left="3528" w:hanging="360"/>
      </w:pPr>
      <w:rPr>
        <w:rFonts w:hint="default"/>
      </w:rPr>
    </w:lvl>
  </w:abstractNum>
  <w:abstractNum w:abstractNumId="3">
    <w:nsid w:val="253A5E17"/>
    <w:multiLevelType w:val="hybridMultilevel"/>
    <w:tmpl w:val="B41E5D18"/>
    <w:lvl w:ilvl="0" w:tplc="3646A27A">
      <w:start w:val="1"/>
      <w:numFmt w:val="decimal"/>
      <w:lvlText w:val="%1."/>
      <w:lvlJc w:val="left"/>
      <w:pPr>
        <w:ind w:left="720" w:hanging="60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8F1BFB"/>
    <w:multiLevelType w:val="multilevel"/>
    <w:tmpl w:val="5CEE6BC8"/>
    <w:lvl w:ilvl="0">
      <w:start w:val="1"/>
      <w:numFmt w:val="decimal"/>
      <w:lvlText w:val="%1."/>
      <w:lvlJc w:val="left"/>
      <w:pPr>
        <w:ind w:left="360" w:hanging="360"/>
      </w:pPr>
      <w:rPr>
        <w:rFonts w:hint="default"/>
      </w:rPr>
    </w:lvl>
    <w:lvl w:ilvl="1">
      <w:start w:val="1"/>
      <w:numFmt w:val="decimal"/>
      <w:lvlText w:val="%1.%2."/>
      <w:lvlJc w:val="left"/>
      <w:pPr>
        <w:ind w:left="792" w:hanging="432"/>
      </w:pPr>
      <w:rPr>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1728" w:hanging="648"/>
      </w:pPr>
      <w:rPr>
        <w:rFonts w:ascii="Symbol" w:hAnsi="Symbo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bullet"/>
      <w:lvlText w:val=""/>
      <w:lvlJc w:val="left"/>
      <w:pPr>
        <w:ind w:left="2736" w:hanging="936"/>
      </w:pPr>
      <w:rPr>
        <w:rFonts w:ascii="Symbol" w:hAnsi="Symbol" w:hint="default"/>
      </w:rPr>
    </w:lvl>
    <w:lvl w:ilvl="6">
      <w:start w:val="1"/>
      <w:numFmt w:val="bullet"/>
      <w:lvlText w:val="o"/>
      <w:lvlJc w:val="left"/>
      <w:pPr>
        <w:ind w:left="3240" w:hanging="1080"/>
      </w:pPr>
      <w:rPr>
        <w:rFonts w:ascii="Courier New" w:hAnsi="Courier New" w:cs="Courier New"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A860B05"/>
    <w:multiLevelType w:val="hybridMultilevel"/>
    <w:tmpl w:val="EFA4F68C"/>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2BDC6163"/>
    <w:multiLevelType w:val="hybridMultilevel"/>
    <w:tmpl w:val="341EC624"/>
    <w:lvl w:ilvl="0" w:tplc="57E68E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39F0DB8"/>
    <w:multiLevelType w:val="hybridMultilevel"/>
    <w:tmpl w:val="1D0CB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5D5E18"/>
    <w:multiLevelType w:val="multilevel"/>
    <w:tmpl w:val="1EF2AD0E"/>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upperLetter"/>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CDA12F9"/>
    <w:multiLevelType w:val="multilevel"/>
    <w:tmpl w:val="2EF03B12"/>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ind w:left="1224" w:hanging="504"/>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upperLetter"/>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FCE6365"/>
    <w:multiLevelType w:val="multilevel"/>
    <w:tmpl w:val="31BEAF5A"/>
    <w:lvl w:ilvl="0">
      <w:start w:val="1"/>
      <w:numFmt w:val="decimal"/>
      <w:pStyle w:val="1Title"/>
      <w:lvlText w:val="%1."/>
      <w:lvlJc w:val="left"/>
      <w:pPr>
        <w:ind w:left="360" w:hanging="360"/>
      </w:pPr>
      <w:rPr>
        <w:rFonts w:hint="default"/>
      </w:rPr>
    </w:lvl>
    <w:lvl w:ilvl="1">
      <w:start w:val="1"/>
      <w:numFmt w:val="decimal"/>
      <w:pStyle w:val="11Title"/>
      <w:lvlText w:val="%1.%2."/>
      <w:lvlJc w:val="left"/>
      <w:pPr>
        <w:ind w:left="792" w:hanging="432"/>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1Title"/>
      <w:lvlText w:val="%1.%2.%3."/>
      <w:lvlJc w:val="left"/>
      <w:pPr>
        <w:ind w:left="1224" w:hanging="504"/>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1111Title"/>
      <w:lvlText w:val="%1.%2.%3.%4."/>
      <w:lvlJc w:val="left"/>
      <w:pPr>
        <w:ind w:left="1728" w:hanging="648"/>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11111Title"/>
      <w:lvlText w:val="%1.%2.%3.%4.%5."/>
      <w:lvlJc w:val="left"/>
      <w:pPr>
        <w:ind w:left="2232" w:hanging="792"/>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111111"/>
      <w:lvlText w:val="%1.%2.%3.%4.%5.%6."/>
      <w:lvlJc w:val="left"/>
      <w:pPr>
        <w:ind w:left="2736" w:hanging="936"/>
      </w:pPr>
      <w:rPr>
        <w:b w:val="0"/>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upperLetter"/>
      <w:lvlText w:val="%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18A5E97"/>
    <w:multiLevelType w:val="multilevel"/>
    <w:tmpl w:val="2D72EEF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b/>
        <w:bCs/>
        <w:lang w:val="en-U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b w:val="0"/>
        <w:bCs w:val="0"/>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4842" w:hanging="1440"/>
      </w:pPr>
      <w:rPr>
        <w:rFonts w:hint="default"/>
        <w:i w:val="0"/>
        <w:iCs w:val="0"/>
      </w:rPr>
    </w:lvl>
    <w:lvl w:ilvl="8">
      <w:start w:val="1"/>
      <w:numFmt w:val="decimal"/>
      <w:lvlText w:val="%1.%2.%3.%4.%5.%6.%7.%8.%9"/>
      <w:lvlJc w:val="left"/>
      <w:pPr>
        <w:ind w:left="1584" w:hanging="1584"/>
      </w:pPr>
      <w:rPr>
        <w:rFonts w:hint="default"/>
      </w:rPr>
    </w:lvl>
  </w:abstractNum>
  <w:abstractNum w:abstractNumId="12">
    <w:nsid w:val="52C0574C"/>
    <w:multiLevelType w:val="hybridMultilevel"/>
    <w:tmpl w:val="93161CFA"/>
    <w:lvl w:ilvl="0" w:tplc="F4E802B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894DB4"/>
    <w:multiLevelType w:val="multilevel"/>
    <w:tmpl w:val="E05CAB24"/>
    <w:lvl w:ilvl="0">
      <w:start w:val="1"/>
      <w:numFmt w:val="decimal"/>
      <w:lvlText w:val="%1."/>
      <w:lvlJc w:val="left"/>
      <w:pPr>
        <w:ind w:left="360" w:hanging="360"/>
      </w:pPr>
      <w:rPr>
        <w:rFonts w:hint="default"/>
      </w:rPr>
    </w:lvl>
    <w:lvl w:ilvl="1">
      <w:start w:val="1"/>
      <w:numFmt w:val="decimal"/>
      <w:lvlText w:val="%1.%2."/>
      <w:lvlJc w:val="left"/>
      <w:pPr>
        <w:ind w:left="792" w:hanging="432"/>
      </w:pPr>
      <w:rPr>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bullet"/>
      <w:lvlText w:val=""/>
      <w:lvlJc w:val="left"/>
      <w:pPr>
        <w:ind w:left="2736" w:hanging="936"/>
      </w:pPr>
      <w:rPr>
        <w:rFonts w:ascii="Symbol" w:hAnsi="Symbol" w:hint="default"/>
      </w:rPr>
    </w:lvl>
    <w:lvl w:ilvl="6">
      <w:start w:val="1"/>
      <w:numFmt w:val="bullet"/>
      <w:lvlText w:val="o"/>
      <w:lvlJc w:val="left"/>
      <w:pPr>
        <w:ind w:left="3240" w:hanging="1080"/>
      </w:pPr>
      <w:rPr>
        <w:rFonts w:ascii="Courier New" w:hAnsi="Courier New" w:cs="Courier New"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E79B6"/>
    <w:multiLevelType w:val="multilevel"/>
    <w:tmpl w:val="FE14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37D420D"/>
    <w:multiLevelType w:val="multilevel"/>
    <w:tmpl w:val="635429AC"/>
    <w:lvl w:ilvl="0">
      <w:start w:val="1"/>
      <w:numFmt w:val="decimal"/>
      <w:lvlText w:val="%1."/>
      <w:lvlJc w:val="left"/>
      <w:pPr>
        <w:ind w:left="648" w:hanging="360"/>
      </w:pPr>
      <w:rPr>
        <w:rFonts w:ascii="Verdana" w:eastAsia="MS Mincho" w:hAnsi="Verdana" w:cs="Verdana" w:hint="default"/>
        <w:b/>
        <w:i w:val="0"/>
        <w:sz w:val="32"/>
      </w:rPr>
    </w:lvl>
    <w:lvl w:ilvl="1">
      <w:start w:val="1"/>
      <w:numFmt w:val="decimal"/>
      <w:lvlText w:val="%1.%2."/>
      <w:lvlJc w:val="left"/>
      <w:pPr>
        <w:ind w:left="3870" w:hanging="900"/>
      </w:pPr>
      <w:rPr>
        <w:rFonts w:hint="default"/>
        <w:b/>
        <w:i w:val="0"/>
      </w:rPr>
    </w:lvl>
    <w:lvl w:ilvl="2">
      <w:start w:val="1"/>
      <w:numFmt w:val="decimal"/>
      <w:lvlText w:val="%1.%2.%3."/>
      <w:lvlJc w:val="left"/>
      <w:pPr>
        <w:ind w:left="1368" w:hanging="360"/>
      </w:pPr>
      <w:rPr>
        <w:rFonts w:hint="default"/>
        <w:b/>
        <w:i w:val="0"/>
      </w:rPr>
    </w:lvl>
    <w:lvl w:ilvl="3">
      <w:start w:val="1"/>
      <w:numFmt w:val="decimal"/>
      <w:lvlText w:val="%1.%2.%3.%4."/>
      <w:lvlJc w:val="left"/>
      <w:pPr>
        <w:ind w:left="2863" w:hanging="594"/>
      </w:pPr>
      <w:rPr>
        <w:rFonts w:hint="default"/>
        <w:b/>
        <w:bCs w:val="0"/>
        <w:i w:val="0"/>
        <w:iCs w:val="0"/>
        <w:caps w:val="0"/>
        <w:smallCaps w:val="0"/>
        <w:strike w:val="0"/>
        <w:dstrike w:val="0"/>
        <w:noProof w:val="0"/>
        <w:vanish w:val="0"/>
        <w:color w:val="000000"/>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2088" w:hanging="614"/>
      </w:pPr>
      <w:rPr>
        <w:rFonts w:hint="default"/>
        <w:b/>
        <w:bCs w:val="0"/>
        <w:i w:val="0"/>
        <w:iCs w:val="0"/>
        <w:caps w:val="0"/>
        <w:smallCaps w:val="0"/>
        <w:strike w:val="0"/>
        <w:dstrike w:val="0"/>
        <w:noProof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2448" w:hanging="360"/>
      </w:pPr>
      <w:rPr>
        <w:rFonts w:hint="default"/>
      </w:rPr>
    </w:lvl>
    <w:lvl w:ilvl="6">
      <w:start w:val="1"/>
      <w:numFmt w:val="upperLetter"/>
      <w:lvlText w:val="%7."/>
      <w:lvlJc w:val="left"/>
      <w:pPr>
        <w:ind w:left="2808" w:hanging="360"/>
      </w:pPr>
      <w:rPr>
        <w:rFonts w:hint="default"/>
      </w:rPr>
    </w:lvl>
    <w:lvl w:ilvl="7">
      <w:start w:val="1"/>
      <w:numFmt w:val="lowerLetter"/>
      <w:lvlText w:val="%8."/>
      <w:lvlJc w:val="left"/>
      <w:pPr>
        <w:ind w:left="3168" w:hanging="360"/>
      </w:pPr>
      <w:rPr>
        <w:rFonts w:hint="default"/>
      </w:rPr>
    </w:lvl>
    <w:lvl w:ilvl="8">
      <w:start w:val="1"/>
      <w:numFmt w:val="lowerRoman"/>
      <w:lvlText w:val="%9."/>
      <w:lvlJc w:val="right"/>
      <w:pPr>
        <w:ind w:left="3528" w:hanging="360"/>
      </w:pPr>
      <w:rPr>
        <w:rFonts w:hint="default"/>
      </w:rPr>
    </w:lvl>
  </w:abstractNum>
  <w:abstractNum w:abstractNumId="16">
    <w:nsid w:val="7A1132A0"/>
    <w:multiLevelType w:val="hybridMultilevel"/>
    <w:tmpl w:val="C37E3E16"/>
    <w:lvl w:ilvl="0" w:tplc="ACFA9404">
      <w:start w:val="1"/>
      <w:numFmt w:val="bullet"/>
      <w:lvlText w:val=""/>
      <w:lvlJc w:val="left"/>
      <w:pPr>
        <w:ind w:left="1637" w:hanging="360"/>
      </w:pPr>
      <w:rPr>
        <w:rFonts w:ascii="Symbol" w:hAnsi="Symbol" w:hint="default"/>
      </w:rPr>
    </w:lvl>
    <w:lvl w:ilvl="1" w:tplc="08090003">
      <w:start w:val="1"/>
      <w:numFmt w:val="bullet"/>
      <w:lvlText w:val="o"/>
      <w:lvlJc w:val="left"/>
      <w:pPr>
        <w:ind w:left="2357" w:hanging="360"/>
      </w:pPr>
      <w:rPr>
        <w:rFonts w:ascii="Courier New" w:hAnsi="Courier New" w:cs="Courier New" w:hint="default"/>
      </w:rPr>
    </w:lvl>
    <w:lvl w:ilvl="2" w:tplc="08090005" w:tentative="1">
      <w:start w:val="1"/>
      <w:numFmt w:val="bullet"/>
      <w:lvlText w:val=""/>
      <w:lvlJc w:val="left"/>
      <w:pPr>
        <w:ind w:left="3077" w:hanging="360"/>
      </w:pPr>
      <w:rPr>
        <w:rFonts w:ascii="Wingdings" w:hAnsi="Wingdings" w:hint="default"/>
      </w:rPr>
    </w:lvl>
    <w:lvl w:ilvl="3" w:tplc="08090001" w:tentative="1">
      <w:start w:val="1"/>
      <w:numFmt w:val="bullet"/>
      <w:lvlText w:val=""/>
      <w:lvlJc w:val="left"/>
      <w:pPr>
        <w:ind w:left="3797" w:hanging="360"/>
      </w:pPr>
      <w:rPr>
        <w:rFonts w:ascii="Symbol" w:hAnsi="Symbol" w:hint="default"/>
      </w:rPr>
    </w:lvl>
    <w:lvl w:ilvl="4" w:tplc="08090003" w:tentative="1">
      <w:start w:val="1"/>
      <w:numFmt w:val="bullet"/>
      <w:lvlText w:val="o"/>
      <w:lvlJc w:val="left"/>
      <w:pPr>
        <w:ind w:left="4517" w:hanging="360"/>
      </w:pPr>
      <w:rPr>
        <w:rFonts w:ascii="Courier New" w:hAnsi="Courier New" w:cs="Courier New" w:hint="default"/>
      </w:rPr>
    </w:lvl>
    <w:lvl w:ilvl="5" w:tplc="08090005" w:tentative="1">
      <w:start w:val="1"/>
      <w:numFmt w:val="bullet"/>
      <w:lvlText w:val=""/>
      <w:lvlJc w:val="left"/>
      <w:pPr>
        <w:ind w:left="5237" w:hanging="360"/>
      </w:pPr>
      <w:rPr>
        <w:rFonts w:ascii="Wingdings" w:hAnsi="Wingdings" w:hint="default"/>
      </w:rPr>
    </w:lvl>
    <w:lvl w:ilvl="6" w:tplc="08090001" w:tentative="1">
      <w:start w:val="1"/>
      <w:numFmt w:val="bullet"/>
      <w:lvlText w:val=""/>
      <w:lvlJc w:val="left"/>
      <w:pPr>
        <w:ind w:left="5957" w:hanging="360"/>
      </w:pPr>
      <w:rPr>
        <w:rFonts w:ascii="Symbol" w:hAnsi="Symbol" w:hint="default"/>
      </w:rPr>
    </w:lvl>
    <w:lvl w:ilvl="7" w:tplc="08090003" w:tentative="1">
      <w:start w:val="1"/>
      <w:numFmt w:val="bullet"/>
      <w:lvlText w:val="o"/>
      <w:lvlJc w:val="left"/>
      <w:pPr>
        <w:ind w:left="6677" w:hanging="360"/>
      </w:pPr>
      <w:rPr>
        <w:rFonts w:ascii="Courier New" w:hAnsi="Courier New" w:cs="Courier New" w:hint="default"/>
      </w:rPr>
    </w:lvl>
    <w:lvl w:ilvl="8" w:tplc="08090005" w:tentative="1">
      <w:start w:val="1"/>
      <w:numFmt w:val="bullet"/>
      <w:lvlText w:val=""/>
      <w:lvlJc w:val="left"/>
      <w:pPr>
        <w:ind w:left="7397" w:hanging="360"/>
      </w:pPr>
      <w:rPr>
        <w:rFonts w:ascii="Wingdings" w:hAnsi="Wingdings" w:hint="default"/>
      </w:rPr>
    </w:lvl>
  </w:abstractNum>
  <w:abstractNum w:abstractNumId="17">
    <w:nsid w:val="7F9A7E14"/>
    <w:multiLevelType w:val="hybridMultilevel"/>
    <w:tmpl w:val="4DF8723E"/>
    <w:lvl w:ilvl="0" w:tplc="04090013">
      <w:start w:val="1"/>
      <w:numFmt w:val="upp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
  </w:num>
  <w:num w:numId="2">
    <w:abstractNumId w:val="10"/>
  </w:num>
  <w:num w:numId="3">
    <w:abstractNumId w:val="15"/>
  </w:num>
  <w:num w:numId="4">
    <w:abstractNumId w:val="2"/>
  </w:num>
  <w:num w:numId="5">
    <w:abstractNumId w:val="10"/>
  </w:num>
  <w:num w:numId="6">
    <w:abstractNumId w:val="13"/>
  </w:num>
  <w:num w:numId="7">
    <w:abstractNumId w:val="10"/>
  </w:num>
  <w:num w:numId="8">
    <w:abstractNumId w:val="10"/>
  </w:num>
  <w:num w:numId="9">
    <w:abstractNumId w:val="10"/>
  </w:num>
  <w:num w:numId="10">
    <w:abstractNumId w:val="14"/>
  </w:num>
  <w:num w:numId="11">
    <w:abstractNumId w:val="8"/>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0"/>
  </w:num>
  <w:num w:numId="16">
    <w:abstractNumId w:val="7"/>
  </w:num>
  <w:num w:numId="17">
    <w:abstractNumId w:val="12"/>
  </w:num>
  <w:num w:numId="18">
    <w:abstractNumId w:val="16"/>
  </w:num>
  <w:num w:numId="19">
    <w:abstractNumId w:val="11"/>
  </w:num>
  <w:num w:numId="20">
    <w:abstractNumId w:val="10"/>
  </w:num>
  <w:num w:numId="21">
    <w:abstractNumId w:val="10"/>
  </w:num>
  <w:num w:numId="22">
    <w:abstractNumId w:val="10"/>
  </w:num>
  <w:num w:numId="23">
    <w:abstractNumId w:val="4"/>
  </w:num>
  <w:num w:numId="24">
    <w:abstractNumId w:val="17"/>
  </w:num>
  <w:num w:numId="25">
    <w:abstractNumId w:val="10"/>
  </w:num>
  <w:num w:numId="26">
    <w:abstractNumId w:val="5"/>
  </w:num>
  <w:num w:numId="27">
    <w:abstractNumId w:val="10"/>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10"/>
  </w:num>
  <w:num w:numId="32">
    <w:abstractNumId w:val="1"/>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in Iacob">
    <w15:presenceInfo w15:providerId="AD" w15:userId="S-1-5-21-79456379-2420356305-3640427395-1747"/>
  </w15:person>
  <w15:person w15:author="Hila Zimmerman">
    <w15:presenceInfo w15:providerId="AD" w15:userId="S-1-5-21-3931751878-4113726500-1285688223-13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98C"/>
    <w:rsid w:val="0001214C"/>
    <w:rsid w:val="00012F7B"/>
    <w:rsid w:val="000131B3"/>
    <w:rsid w:val="00013439"/>
    <w:rsid w:val="0002354E"/>
    <w:rsid w:val="00036A5B"/>
    <w:rsid w:val="00050300"/>
    <w:rsid w:val="00053163"/>
    <w:rsid w:val="00066FC4"/>
    <w:rsid w:val="00067E03"/>
    <w:rsid w:val="000733D2"/>
    <w:rsid w:val="00076B32"/>
    <w:rsid w:val="00080D11"/>
    <w:rsid w:val="00082756"/>
    <w:rsid w:val="000869AA"/>
    <w:rsid w:val="00092107"/>
    <w:rsid w:val="000939F6"/>
    <w:rsid w:val="000B416B"/>
    <w:rsid w:val="000B725B"/>
    <w:rsid w:val="000B76C1"/>
    <w:rsid w:val="000B7D62"/>
    <w:rsid w:val="000C4CB4"/>
    <w:rsid w:val="000D1916"/>
    <w:rsid w:val="000D24CB"/>
    <w:rsid w:val="000D366C"/>
    <w:rsid w:val="000D6F07"/>
    <w:rsid w:val="000E1E77"/>
    <w:rsid w:val="000E2B9D"/>
    <w:rsid w:val="000E5A05"/>
    <w:rsid w:val="000E7723"/>
    <w:rsid w:val="000F16AE"/>
    <w:rsid w:val="000F2069"/>
    <w:rsid w:val="000F31FC"/>
    <w:rsid w:val="0010038F"/>
    <w:rsid w:val="00100DA2"/>
    <w:rsid w:val="00111C2C"/>
    <w:rsid w:val="00120E17"/>
    <w:rsid w:val="00121A6B"/>
    <w:rsid w:val="00127206"/>
    <w:rsid w:val="001347C0"/>
    <w:rsid w:val="00136DB9"/>
    <w:rsid w:val="00144954"/>
    <w:rsid w:val="00145BD9"/>
    <w:rsid w:val="00147BE8"/>
    <w:rsid w:val="00151580"/>
    <w:rsid w:val="001526F6"/>
    <w:rsid w:val="00154D44"/>
    <w:rsid w:val="00161054"/>
    <w:rsid w:val="00161279"/>
    <w:rsid w:val="0016367C"/>
    <w:rsid w:val="00165490"/>
    <w:rsid w:val="00172BF7"/>
    <w:rsid w:val="00175096"/>
    <w:rsid w:val="00177C41"/>
    <w:rsid w:val="001841E9"/>
    <w:rsid w:val="00184FDB"/>
    <w:rsid w:val="001852E0"/>
    <w:rsid w:val="001853F4"/>
    <w:rsid w:val="00185B79"/>
    <w:rsid w:val="00194ABA"/>
    <w:rsid w:val="00196B23"/>
    <w:rsid w:val="00197EC8"/>
    <w:rsid w:val="001A0E99"/>
    <w:rsid w:val="001A4FF3"/>
    <w:rsid w:val="001A7935"/>
    <w:rsid w:val="001B4E24"/>
    <w:rsid w:val="001C04B6"/>
    <w:rsid w:val="001C2646"/>
    <w:rsid w:val="001C47A6"/>
    <w:rsid w:val="001C5F42"/>
    <w:rsid w:val="001C68D5"/>
    <w:rsid w:val="001D0B92"/>
    <w:rsid w:val="001D41D0"/>
    <w:rsid w:val="001D6F8F"/>
    <w:rsid w:val="001E6EB6"/>
    <w:rsid w:val="001F0DA4"/>
    <w:rsid w:val="001F1571"/>
    <w:rsid w:val="001F5077"/>
    <w:rsid w:val="001F6CC9"/>
    <w:rsid w:val="00200680"/>
    <w:rsid w:val="00205334"/>
    <w:rsid w:val="00205AFC"/>
    <w:rsid w:val="00210EE5"/>
    <w:rsid w:val="002144D2"/>
    <w:rsid w:val="00216A81"/>
    <w:rsid w:val="0021749D"/>
    <w:rsid w:val="00223DE8"/>
    <w:rsid w:val="002247DD"/>
    <w:rsid w:val="00226015"/>
    <w:rsid w:val="002320D0"/>
    <w:rsid w:val="0023601F"/>
    <w:rsid w:val="00240CD7"/>
    <w:rsid w:val="002419EE"/>
    <w:rsid w:val="00243D22"/>
    <w:rsid w:val="00251AC9"/>
    <w:rsid w:val="00260BCF"/>
    <w:rsid w:val="0026214F"/>
    <w:rsid w:val="00262197"/>
    <w:rsid w:val="00267337"/>
    <w:rsid w:val="00271F9E"/>
    <w:rsid w:val="0027353E"/>
    <w:rsid w:val="00274304"/>
    <w:rsid w:val="00281A6F"/>
    <w:rsid w:val="00282DA4"/>
    <w:rsid w:val="00283803"/>
    <w:rsid w:val="00286486"/>
    <w:rsid w:val="002867FA"/>
    <w:rsid w:val="00286E44"/>
    <w:rsid w:val="00292DE6"/>
    <w:rsid w:val="00295B0D"/>
    <w:rsid w:val="00296414"/>
    <w:rsid w:val="002A2F94"/>
    <w:rsid w:val="002B22E2"/>
    <w:rsid w:val="002C4D31"/>
    <w:rsid w:val="002D1E4A"/>
    <w:rsid w:val="002D723C"/>
    <w:rsid w:val="002E0582"/>
    <w:rsid w:val="002E7F82"/>
    <w:rsid w:val="002F0D56"/>
    <w:rsid w:val="002F12A2"/>
    <w:rsid w:val="002F5B50"/>
    <w:rsid w:val="00305A08"/>
    <w:rsid w:val="0031378C"/>
    <w:rsid w:val="00320F77"/>
    <w:rsid w:val="00321D54"/>
    <w:rsid w:val="003243D1"/>
    <w:rsid w:val="00331C4C"/>
    <w:rsid w:val="0033284B"/>
    <w:rsid w:val="00332DE9"/>
    <w:rsid w:val="00334341"/>
    <w:rsid w:val="0033536D"/>
    <w:rsid w:val="0034623E"/>
    <w:rsid w:val="00350EFE"/>
    <w:rsid w:val="00354A1B"/>
    <w:rsid w:val="00357B29"/>
    <w:rsid w:val="00360500"/>
    <w:rsid w:val="00360523"/>
    <w:rsid w:val="00362754"/>
    <w:rsid w:val="003629E7"/>
    <w:rsid w:val="00363925"/>
    <w:rsid w:val="003714E8"/>
    <w:rsid w:val="00373D64"/>
    <w:rsid w:val="00383E6B"/>
    <w:rsid w:val="003866C5"/>
    <w:rsid w:val="0039274F"/>
    <w:rsid w:val="0039407E"/>
    <w:rsid w:val="00396288"/>
    <w:rsid w:val="003A325B"/>
    <w:rsid w:val="003A4631"/>
    <w:rsid w:val="003A5E64"/>
    <w:rsid w:val="003B010C"/>
    <w:rsid w:val="003B3BC5"/>
    <w:rsid w:val="003B4FB3"/>
    <w:rsid w:val="003B5F57"/>
    <w:rsid w:val="003B648A"/>
    <w:rsid w:val="003C6CB6"/>
    <w:rsid w:val="003D56F3"/>
    <w:rsid w:val="003D59E7"/>
    <w:rsid w:val="003D6E4A"/>
    <w:rsid w:val="003D71DF"/>
    <w:rsid w:val="003E21A7"/>
    <w:rsid w:val="003E3F28"/>
    <w:rsid w:val="003E475E"/>
    <w:rsid w:val="003F1D85"/>
    <w:rsid w:val="003F3DFA"/>
    <w:rsid w:val="00407408"/>
    <w:rsid w:val="00407B5A"/>
    <w:rsid w:val="004136E2"/>
    <w:rsid w:val="00417730"/>
    <w:rsid w:val="00441F35"/>
    <w:rsid w:val="00442B20"/>
    <w:rsid w:val="00443127"/>
    <w:rsid w:val="00447A55"/>
    <w:rsid w:val="00451E4A"/>
    <w:rsid w:val="00452DE3"/>
    <w:rsid w:val="004602EF"/>
    <w:rsid w:val="004609F3"/>
    <w:rsid w:val="004644CC"/>
    <w:rsid w:val="00465A61"/>
    <w:rsid w:val="00467785"/>
    <w:rsid w:val="004704BF"/>
    <w:rsid w:val="00473955"/>
    <w:rsid w:val="00474147"/>
    <w:rsid w:val="0047484F"/>
    <w:rsid w:val="00477DE8"/>
    <w:rsid w:val="00482073"/>
    <w:rsid w:val="004841DE"/>
    <w:rsid w:val="00485E01"/>
    <w:rsid w:val="004A098C"/>
    <w:rsid w:val="004A4E08"/>
    <w:rsid w:val="004B126A"/>
    <w:rsid w:val="004C483F"/>
    <w:rsid w:val="004C7AA4"/>
    <w:rsid w:val="004D036A"/>
    <w:rsid w:val="004D260C"/>
    <w:rsid w:val="004D2705"/>
    <w:rsid w:val="004D64F0"/>
    <w:rsid w:val="004D7274"/>
    <w:rsid w:val="004E6120"/>
    <w:rsid w:val="004F2D91"/>
    <w:rsid w:val="004F58E2"/>
    <w:rsid w:val="0050312F"/>
    <w:rsid w:val="00506A43"/>
    <w:rsid w:val="00507141"/>
    <w:rsid w:val="00510596"/>
    <w:rsid w:val="00511C3E"/>
    <w:rsid w:val="005139EA"/>
    <w:rsid w:val="00514CA1"/>
    <w:rsid w:val="0051601D"/>
    <w:rsid w:val="00521F00"/>
    <w:rsid w:val="00531777"/>
    <w:rsid w:val="00531AD9"/>
    <w:rsid w:val="0054111C"/>
    <w:rsid w:val="005433F6"/>
    <w:rsid w:val="005447E1"/>
    <w:rsid w:val="00550B22"/>
    <w:rsid w:val="00551FEC"/>
    <w:rsid w:val="00556A53"/>
    <w:rsid w:val="005613A2"/>
    <w:rsid w:val="005665E8"/>
    <w:rsid w:val="00566ADE"/>
    <w:rsid w:val="00566B3C"/>
    <w:rsid w:val="00570439"/>
    <w:rsid w:val="00572711"/>
    <w:rsid w:val="00573CE7"/>
    <w:rsid w:val="00593EB5"/>
    <w:rsid w:val="005A3B36"/>
    <w:rsid w:val="005C24B5"/>
    <w:rsid w:val="005C6527"/>
    <w:rsid w:val="005C6F98"/>
    <w:rsid w:val="005E03A4"/>
    <w:rsid w:val="005F165F"/>
    <w:rsid w:val="005F4CE6"/>
    <w:rsid w:val="00600B83"/>
    <w:rsid w:val="00603910"/>
    <w:rsid w:val="006072A3"/>
    <w:rsid w:val="0062692C"/>
    <w:rsid w:val="00632888"/>
    <w:rsid w:val="00632F16"/>
    <w:rsid w:val="00635501"/>
    <w:rsid w:val="006365A2"/>
    <w:rsid w:val="00637094"/>
    <w:rsid w:val="00654C6B"/>
    <w:rsid w:val="0065508F"/>
    <w:rsid w:val="00656234"/>
    <w:rsid w:val="006623DC"/>
    <w:rsid w:val="00662977"/>
    <w:rsid w:val="006652D2"/>
    <w:rsid w:val="00666B3A"/>
    <w:rsid w:val="00680C4E"/>
    <w:rsid w:val="00695587"/>
    <w:rsid w:val="00697299"/>
    <w:rsid w:val="00697F2A"/>
    <w:rsid w:val="00697F4D"/>
    <w:rsid w:val="006A0675"/>
    <w:rsid w:val="006A0A17"/>
    <w:rsid w:val="006A2881"/>
    <w:rsid w:val="006A35BE"/>
    <w:rsid w:val="006A4F90"/>
    <w:rsid w:val="006A591C"/>
    <w:rsid w:val="006A5EC8"/>
    <w:rsid w:val="006A7B0C"/>
    <w:rsid w:val="006A7BEE"/>
    <w:rsid w:val="006B2885"/>
    <w:rsid w:val="006B4CE6"/>
    <w:rsid w:val="006B5690"/>
    <w:rsid w:val="006B7CC4"/>
    <w:rsid w:val="006C331F"/>
    <w:rsid w:val="006D1F0B"/>
    <w:rsid w:val="006D64C5"/>
    <w:rsid w:val="006E6B3C"/>
    <w:rsid w:val="00702022"/>
    <w:rsid w:val="007024CC"/>
    <w:rsid w:val="00702B7B"/>
    <w:rsid w:val="00704492"/>
    <w:rsid w:val="00706DB9"/>
    <w:rsid w:val="00711BE4"/>
    <w:rsid w:val="00713281"/>
    <w:rsid w:val="007132A5"/>
    <w:rsid w:val="00713AB9"/>
    <w:rsid w:val="00720744"/>
    <w:rsid w:val="00720865"/>
    <w:rsid w:val="007270A7"/>
    <w:rsid w:val="00727796"/>
    <w:rsid w:val="00727A85"/>
    <w:rsid w:val="0073110C"/>
    <w:rsid w:val="00733B5D"/>
    <w:rsid w:val="00741DC5"/>
    <w:rsid w:val="007508E1"/>
    <w:rsid w:val="00750B3B"/>
    <w:rsid w:val="0075239E"/>
    <w:rsid w:val="00756B3A"/>
    <w:rsid w:val="007610BB"/>
    <w:rsid w:val="007647FF"/>
    <w:rsid w:val="00773F6F"/>
    <w:rsid w:val="00775432"/>
    <w:rsid w:val="00776F52"/>
    <w:rsid w:val="00781200"/>
    <w:rsid w:val="00782E89"/>
    <w:rsid w:val="00793D69"/>
    <w:rsid w:val="007959AC"/>
    <w:rsid w:val="007A22F0"/>
    <w:rsid w:val="007A60E1"/>
    <w:rsid w:val="007B1B5D"/>
    <w:rsid w:val="007B5B34"/>
    <w:rsid w:val="007C48F5"/>
    <w:rsid w:val="007C6F66"/>
    <w:rsid w:val="007C7E36"/>
    <w:rsid w:val="007D6743"/>
    <w:rsid w:val="007E5313"/>
    <w:rsid w:val="007E6AB0"/>
    <w:rsid w:val="007E78B2"/>
    <w:rsid w:val="007F2F51"/>
    <w:rsid w:val="007F53EB"/>
    <w:rsid w:val="008010DD"/>
    <w:rsid w:val="00802B39"/>
    <w:rsid w:val="008038FD"/>
    <w:rsid w:val="008045A4"/>
    <w:rsid w:val="00813CD7"/>
    <w:rsid w:val="00820700"/>
    <w:rsid w:val="0082606C"/>
    <w:rsid w:val="00830EEB"/>
    <w:rsid w:val="0083191A"/>
    <w:rsid w:val="00837CF5"/>
    <w:rsid w:val="00837F01"/>
    <w:rsid w:val="0084061E"/>
    <w:rsid w:val="00847C06"/>
    <w:rsid w:val="00850E97"/>
    <w:rsid w:val="00851006"/>
    <w:rsid w:val="00853A3E"/>
    <w:rsid w:val="00855C53"/>
    <w:rsid w:val="00876A27"/>
    <w:rsid w:val="00877F5E"/>
    <w:rsid w:val="00882D56"/>
    <w:rsid w:val="008839FA"/>
    <w:rsid w:val="00887313"/>
    <w:rsid w:val="00887BFC"/>
    <w:rsid w:val="00890719"/>
    <w:rsid w:val="00890D19"/>
    <w:rsid w:val="008967B8"/>
    <w:rsid w:val="00897387"/>
    <w:rsid w:val="008A5722"/>
    <w:rsid w:val="008A5ED5"/>
    <w:rsid w:val="008B025A"/>
    <w:rsid w:val="008B1E2A"/>
    <w:rsid w:val="008B3529"/>
    <w:rsid w:val="008C0A38"/>
    <w:rsid w:val="008C135B"/>
    <w:rsid w:val="008C2A34"/>
    <w:rsid w:val="008C3EF6"/>
    <w:rsid w:val="008D08EA"/>
    <w:rsid w:val="008D4783"/>
    <w:rsid w:val="008D5CB8"/>
    <w:rsid w:val="008D6230"/>
    <w:rsid w:val="008E3940"/>
    <w:rsid w:val="008F0D5C"/>
    <w:rsid w:val="008F2A8E"/>
    <w:rsid w:val="008F2E40"/>
    <w:rsid w:val="008F32FB"/>
    <w:rsid w:val="008F4087"/>
    <w:rsid w:val="008F6649"/>
    <w:rsid w:val="008F7E5F"/>
    <w:rsid w:val="00901B06"/>
    <w:rsid w:val="0090486A"/>
    <w:rsid w:val="009109F4"/>
    <w:rsid w:val="00914F5F"/>
    <w:rsid w:val="009252A1"/>
    <w:rsid w:val="009269F2"/>
    <w:rsid w:val="00927FEF"/>
    <w:rsid w:val="0093112E"/>
    <w:rsid w:val="00934AB6"/>
    <w:rsid w:val="0093656C"/>
    <w:rsid w:val="00950BE2"/>
    <w:rsid w:val="00951669"/>
    <w:rsid w:val="0095365C"/>
    <w:rsid w:val="00955575"/>
    <w:rsid w:val="00955A07"/>
    <w:rsid w:val="00956EFA"/>
    <w:rsid w:val="009622A1"/>
    <w:rsid w:val="00963ADA"/>
    <w:rsid w:val="00965828"/>
    <w:rsid w:val="00975689"/>
    <w:rsid w:val="00975A82"/>
    <w:rsid w:val="009824B3"/>
    <w:rsid w:val="0098471B"/>
    <w:rsid w:val="00985454"/>
    <w:rsid w:val="00985F6D"/>
    <w:rsid w:val="009919D8"/>
    <w:rsid w:val="00991A9D"/>
    <w:rsid w:val="00995F59"/>
    <w:rsid w:val="009973C1"/>
    <w:rsid w:val="009A3818"/>
    <w:rsid w:val="009B54BA"/>
    <w:rsid w:val="009C1CBA"/>
    <w:rsid w:val="009D0852"/>
    <w:rsid w:val="009D30C6"/>
    <w:rsid w:val="009D556E"/>
    <w:rsid w:val="009D64B0"/>
    <w:rsid w:val="009E3BBD"/>
    <w:rsid w:val="009E4E0D"/>
    <w:rsid w:val="009F173A"/>
    <w:rsid w:val="009F5186"/>
    <w:rsid w:val="00A00DC7"/>
    <w:rsid w:val="00A00E04"/>
    <w:rsid w:val="00A01F71"/>
    <w:rsid w:val="00A147A5"/>
    <w:rsid w:val="00A1492F"/>
    <w:rsid w:val="00A16588"/>
    <w:rsid w:val="00A16F04"/>
    <w:rsid w:val="00A1743F"/>
    <w:rsid w:val="00A244A7"/>
    <w:rsid w:val="00A2736D"/>
    <w:rsid w:val="00A3406E"/>
    <w:rsid w:val="00A35BEF"/>
    <w:rsid w:val="00A3717D"/>
    <w:rsid w:val="00A467AF"/>
    <w:rsid w:val="00A46D6A"/>
    <w:rsid w:val="00A514E8"/>
    <w:rsid w:val="00A52294"/>
    <w:rsid w:val="00A528CA"/>
    <w:rsid w:val="00A571AC"/>
    <w:rsid w:val="00A60E9A"/>
    <w:rsid w:val="00A64919"/>
    <w:rsid w:val="00A653BA"/>
    <w:rsid w:val="00A65799"/>
    <w:rsid w:val="00A702F5"/>
    <w:rsid w:val="00A71A4A"/>
    <w:rsid w:val="00A7535F"/>
    <w:rsid w:val="00A7592B"/>
    <w:rsid w:val="00A85524"/>
    <w:rsid w:val="00A9045F"/>
    <w:rsid w:val="00AA0497"/>
    <w:rsid w:val="00AA247E"/>
    <w:rsid w:val="00AA27F1"/>
    <w:rsid w:val="00AA3C4D"/>
    <w:rsid w:val="00AA57D2"/>
    <w:rsid w:val="00AA62F1"/>
    <w:rsid w:val="00AB5818"/>
    <w:rsid w:val="00AC0121"/>
    <w:rsid w:val="00AC1E41"/>
    <w:rsid w:val="00AD18B9"/>
    <w:rsid w:val="00AD53C8"/>
    <w:rsid w:val="00AD73ED"/>
    <w:rsid w:val="00AE076F"/>
    <w:rsid w:val="00AF04CC"/>
    <w:rsid w:val="00AF5F17"/>
    <w:rsid w:val="00B00F28"/>
    <w:rsid w:val="00B014FF"/>
    <w:rsid w:val="00B03CAC"/>
    <w:rsid w:val="00B03F4D"/>
    <w:rsid w:val="00B06C2C"/>
    <w:rsid w:val="00B10A26"/>
    <w:rsid w:val="00B115EB"/>
    <w:rsid w:val="00B127C8"/>
    <w:rsid w:val="00B1296E"/>
    <w:rsid w:val="00B145C3"/>
    <w:rsid w:val="00B4115F"/>
    <w:rsid w:val="00B47117"/>
    <w:rsid w:val="00B50EF8"/>
    <w:rsid w:val="00B52A1C"/>
    <w:rsid w:val="00B53B87"/>
    <w:rsid w:val="00B55CE1"/>
    <w:rsid w:val="00B63F2E"/>
    <w:rsid w:val="00B67B75"/>
    <w:rsid w:val="00B72860"/>
    <w:rsid w:val="00B75917"/>
    <w:rsid w:val="00B81525"/>
    <w:rsid w:val="00B8655F"/>
    <w:rsid w:val="00B975FD"/>
    <w:rsid w:val="00BA0F4A"/>
    <w:rsid w:val="00BA4728"/>
    <w:rsid w:val="00BA5619"/>
    <w:rsid w:val="00BA59B2"/>
    <w:rsid w:val="00BA6BA0"/>
    <w:rsid w:val="00BB1DC6"/>
    <w:rsid w:val="00BC31BB"/>
    <w:rsid w:val="00BC3568"/>
    <w:rsid w:val="00BC5215"/>
    <w:rsid w:val="00BD011E"/>
    <w:rsid w:val="00BD02C8"/>
    <w:rsid w:val="00BD6BD8"/>
    <w:rsid w:val="00BE0A8A"/>
    <w:rsid w:val="00BE35C8"/>
    <w:rsid w:val="00BE41B4"/>
    <w:rsid w:val="00BE747C"/>
    <w:rsid w:val="00BF0E29"/>
    <w:rsid w:val="00BF45F6"/>
    <w:rsid w:val="00C03792"/>
    <w:rsid w:val="00C037FA"/>
    <w:rsid w:val="00C147CC"/>
    <w:rsid w:val="00C3026F"/>
    <w:rsid w:val="00C330F4"/>
    <w:rsid w:val="00C42040"/>
    <w:rsid w:val="00C42B9E"/>
    <w:rsid w:val="00C43887"/>
    <w:rsid w:val="00C50F85"/>
    <w:rsid w:val="00C562C9"/>
    <w:rsid w:val="00C5707B"/>
    <w:rsid w:val="00C61F37"/>
    <w:rsid w:val="00C64583"/>
    <w:rsid w:val="00C6712C"/>
    <w:rsid w:val="00C75EF4"/>
    <w:rsid w:val="00C8052E"/>
    <w:rsid w:val="00C82E39"/>
    <w:rsid w:val="00C83B22"/>
    <w:rsid w:val="00CD20BE"/>
    <w:rsid w:val="00CE31C0"/>
    <w:rsid w:val="00CE3B11"/>
    <w:rsid w:val="00CF0699"/>
    <w:rsid w:val="00CF0E9E"/>
    <w:rsid w:val="00CF5A87"/>
    <w:rsid w:val="00D0432D"/>
    <w:rsid w:val="00D133FC"/>
    <w:rsid w:val="00D247F4"/>
    <w:rsid w:val="00D31ADC"/>
    <w:rsid w:val="00D31F94"/>
    <w:rsid w:val="00D31FD4"/>
    <w:rsid w:val="00D3311B"/>
    <w:rsid w:val="00D3529B"/>
    <w:rsid w:val="00D35A78"/>
    <w:rsid w:val="00D450C6"/>
    <w:rsid w:val="00D5165D"/>
    <w:rsid w:val="00D6199D"/>
    <w:rsid w:val="00D72DE8"/>
    <w:rsid w:val="00D73076"/>
    <w:rsid w:val="00D741C0"/>
    <w:rsid w:val="00D7677C"/>
    <w:rsid w:val="00D775E6"/>
    <w:rsid w:val="00D81F06"/>
    <w:rsid w:val="00D863C9"/>
    <w:rsid w:val="00D937E7"/>
    <w:rsid w:val="00DA4E61"/>
    <w:rsid w:val="00DB05C2"/>
    <w:rsid w:val="00DB4AAD"/>
    <w:rsid w:val="00DB50CF"/>
    <w:rsid w:val="00DB700C"/>
    <w:rsid w:val="00DB7CFA"/>
    <w:rsid w:val="00DC4C4D"/>
    <w:rsid w:val="00DC633C"/>
    <w:rsid w:val="00DD0C0C"/>
    <w:rsid w:val="00DD157A"/>
    <w:rsid w:val="00DD3428"/>
    <w:rsid w:val="00DD6DCC"/>
    <w:rsid w:val="00DD733C"/>
    <w:rsid w:val="00DE0D85"/>
    <w:rsid w:val="00DE2D8A"/>
    <w:rsid w:val="00DE4F78"/>
    <w:rsid w:val="00DF405F"/>
    <w:rsid w:val="00DF6C5F"/>
    <w:rsid w:val="00DF72A8"/>
    <w:rsid w:val="00E05A79"/>
    <w:rsid w:val="00E07AAA"/>
    <w:rsid w:val="00E14A53"/>
    <w:rsid w:val="00E15D4E"/>
    <w:rsid w:val="00E23286"/>
    <w:rsid w:val="00E259CA"/>
    <w:rsid w:val="00E32155"/>
    <w:rsid w:val="00E32ED8"/>
    <w:rsid w:val="00E417D7"/>
    <w:rsid w:val="00E448F2"/>
    <w:rsid w:val="00E50DCD"/>
    <w:rsid w:val="00E5280D"/>
    <w:rsid w:val="00E55089"/>
    <w:rsid w:val="00E60289"/>
    <w:rsid w:val="00E62357"/>
    <w:rsid w:val="00E719C5"/>
    <w:rsid w:val="00E73730"/>
    <w:rsid w:val="00E84247"/>
    <w:rsid w:val="00E847E1"/>
    <w:rsid w:val="00EA7891"/>
    <w:rsid w:val="00EB0A3F"/>
    <w:rsid w:val="00EB0E77"/>
    <w:rsid w:val="00EB14E8"/>
    <w:rsid w:val="00ED0F59"/>
    <w:rsid w:val="00ED7B39"/>
    <w:rsid w:val="00EE0462"/>
    <w:rsid w:val="00EE71EB"/>
    <w:rsid w:val="00EF1A0F"/>
    <w:rsid w:val="00EF2605"/>
    <w:rsid w:val="00EF77FB"/>
    <w:rsid w:val="00F12062"/>
    <w:rsid w:val="00F22683"/>
    <w:rsid w:val="00F23969"/>
    <w:rsid w:val="00F23F0A"/>
    <w:rsid w:val="00F258DB"/>
    <w:rsid w:val="00F25CC3"/>
    <w:rsid w:val="00F26715"/>
    <w:rsid w:val="00F30422"/>
    <w:rsid w:val="00F31482"/>
    <w:rsid w:val="00F33445"/>
    <w:rsid w:val="00F338EA"/>
    <w:rsid w:val="00F34D67"/>
    <w:rsid w:val="00F3693A"/>
    <w:rsid w:val="00F42095"/>
    <w:rsid w:val="00F44B35"/>
    <w:rsid w:val="00F45AA0"/>
    <w:rsid w:val="00F45B51"/>
    <w:rsid w:val="00F45E51"/>
    <w:rsid w:val="00F50D8C"/>
    <w:rsid w:val="00F5562F"/>
    <w:rsid w:val="00F56F7D"/>
    <w:rsid w:val="00F63C30"/>
    <w:rsid w:val="00F72776"/>
    <w:rsid w:val="00F75259"/>
    <w:rsid w:val="00F763BC"/>
    <w:rsid w:val="00F866C5"/>
    <w:rsid w:val="00F871FB"/>
    <w:rsid w:val="00F87BC1"/>
    <w:rsid w:val="00FA143C"/>
    <w:rsid w:val="00FB6C45"/>
    <w:rsid w:val="00FB7ABA"/>
    <w:rsid w:val="00FC0B4F"/>
    <w:rsid w:val="00FC2428"/>
    <w:rsid w:val="00FD0667"/>
    <w:rsid w:val="00FD06BF"/>
    <w:rsid w:val="00FD075F"/>
    <w:rsid w:val="00FD152B"/>
    <w:rsid w:val="00FD15E0"/>
    <w:rsid w:val="00FD1829"/>
    <w:rsid w:val="00FE0980"/>
    <w:rsid w:val="00FE1517"/>
    <w:rsid w:val="00FE4B30"/>
    <w:rsid w:val="00FF1FFD"/>
    <w:rsid w:val="00FF2498"/>
    <w:rsid w:val="00FF35F0"/>
    <w:rsid w:val="00FF64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F8E5B"/>
  <w15:chartTrackingRefBased/>
  <w15:docId w15:val="{435452DB-DAFD-47FE-86B3-8EDE6CDE6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he-IL"/>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98C"/>
  </w:style>
  <w:style w:type="paragraph" w:styleId="Heading1">
    <w:name w:val="heading 1"/>
    <w:basedOn w:val="Normal"/>
    <w:next w:val="Normal"/>
    <w:link w:val="Heading1Char"/>
    <w:qFormat/>
    <w:rsid w:val="004A098C"/>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nhideWhenUsed/>
    <w:qFormat/>
    <w:rsid w:val="004A098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nhideWhenUsed/>
    <w:qFormat/>
    <w:rsid w:val="004A098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nhideWhenUsed/>
    <w:qFormat/>
    <w:rsid w:val="004A098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nhideWhenUsed/>
    <w:qFormat/>
    <w:rsid w:val="004A098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nhideWhenUsed/>
    <w:qFormat/>
    <w:rsid w:val="004A098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A098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A098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A098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A098C"/>
    <w:pPr>
      <w:tabs>
        <w:tab w:val="center" w:pos="4680"/>
        <w:tab w:val="right" w:pos="9360"/>
      </w:tabs>
      <w:spacing w:after="0" w:line="240" w:lineRule="auto"/>
    </w:pPr>
  </w:style>
  <w:style w:type="character" w:customStyle="1" w:styleId="HeaderChar">
    <w:name w:val="Header Char"/>
    <w:basedOn w:val="DefaultParagraphFont"/>
    <w:link w:val="Header"/>
    <w:rsid w:val="004A098C"/>
  </w:style>
  <w:style w:type="paragraph" w:styleId="Footer">
    <w:name w:val="footer"/>
    <w:basedOn w:val="Normal"/>
    <w:link w:val="FooterChar"/>
    <w:uiPriority w:val="99"/>
    <w:unhideWhenUsed/>
    <w:rsid w:val="004A0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98C"/>
  </w:style>
  <w:style w:type="character" w:customStyle="1" w:styleId="Heading1Char">
    <w:name w:val="Heading 1 Char"/>
    <w:basedOn w:val="DefaultParagraphFont"/>
    <w:link w:val="Heading1"/>
    <w:uiPriority w:val="9"/>
    <w:rsid w:val="004A098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4A098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A098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A098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A098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A098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A098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A098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A098C"/>
    <w:rPr>
      <w:b/>
      <w:bCs/>
      <w:i/>
      <w:iCs/>
    </w:rPr>
  </w:style>
  <w:style w:type="paragraph" w:styleId="Caption">
    <w:name w:val="caption"/>
    <w:basedOn w:val="Normal"/>
    <w:next w:val="Normal"/>
    <w:uiPriority w:val="35"/>
    <w:semiHidden/>
    <w:unhideWhenUsed/>
    <w:qFormat/>
    <w:rsid w:val="004A098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A098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A098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A098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A098C"/>
    <w:rPr>
      <w:color w:val="44546A" w:themeColor="text2"/>
      <w:sz w:val="28"/>
      <w:szCs w:val="28"/>
    </w:rPr>
  </w:style>
  <w:style w:type="character" w:styleId="Strong">
    <w:name w:val="Strong"/>
    <w:basedOn w:val="DefaultParagraphFont"/>
    <w:qFormat/>
    <w:rsid w:val="004A098C"/>
    <w:rPr>
      <w:b/>
      <w:bCs/>
    </w:rPr>
  </w:style>
  <w:style w:type="character" w:styleId="Emphasis">
    <w:name w:val="Emphasis"/>
    <w:basedOn w:val="DefaultParagraphFont"/>
    <w:qFormat/>
    <w:rsid w:val="004A098C"/>
    <w:rPr>
      <w:i/>
      <w:iCs/>
      <w:color w:val="000000" w:themeColor="text1"/>
    </w:rPr>
  </w:style>
  <w:style w:type="paragraph" w:styleId="NoSpacing">
    <w:name w:val="No Spacing"/>
    <w:uiPriority w:val="1"/>
    <w:qFormat/>
    <w:rsid w:val="004A098C"/>
    <w:pPr>
      <w:spacing w:after="0" w:line="240" w:lineRule="auto"/>
    </w:pPr>
  </w:style>
  <w:style w:type="paragraph" w:styleId="Quote">
    <w:name w:val="Quote"/>
    <w:basedOn w:val="Normal"/>
    <w:next w:val="Normal"/>
    <w:link w:val="QuoteChar"/>
    <w:uiPriority w:val="29"/>
    <w:qFormat/>
    <w:rsid w:val="004A098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A098C"/>
    <w:rPr>
      <w:i/>
      <w:iCs/>
      <w:color w:val="7B7B7B" w:themeColor="accent3" w:themeShade="BF"/>
      <w:sz w:val="24"/>
      <w:szCs w:val="24"/>
    </w:rPr>
  </w:style>
  <w:style w:type="paragraph" w:styleId="IntenseQuote">
    <w:name w:val="Intense Quote"/>
    <w:aliases w:val="BRD Main Title"/>
    <w:basedOn w:val="Normal"/>
    <w:next w:val="Normal"/>
    <w:link w:val="IntenseQuoteChar"/>
    <w:uiPriority w:val="30"/>
    <w:qFormat/>
    <w:rsid w:val="004A098C"/>
    <w:pPr>
      <w:spacing w:before="160" w:line="276" w:lineRule="auto"/>
      <w:ind w:left="936" w:right="936"/>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aliases w:val="BRD Main Title Char"/>
    <w:basedOn w:val="DefaultParagraphFont"/>
    <w:link w:val="IntenseQuote"/>
    <w:uiPriority w:val="30"/>
    <w:rsid w:val="004A098C"/>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4A098C"/>
    <w:rPr>
      <w:i/>
      <w:iCs/>
      <w:color w:val="595959" w:themeColor="text1" w:themeTint="A6"/>
    </w:rPr>
  </w:style>
  <w:style w:type="character" w:styleId="IntenseEmphasis">
    <w:name w:val="Intense Emphasis"/>
    <w:basedOn w:val="DefaultParagraphFont"/>
    <w:uiPriority w:val="21"/>
    <w:qFormat/>
    <w:rsid w:val="004A098C"/>
    <w:rPr>
      <w:b/>
      <w:bCs/>
      <w:i/>
      <w:iCs/>
      <w:color w:val="auto"/>
    </w:rPr>
  </w:style>
  <w:style w:type="character" w:styleId="SubtleReference">
    <w:name w:val="Subtle Reference"/>
    <w:basedOn w:val="DefaultParagraphFont"/>
    <w:uiPriority w:val="31"/>
    <w:qFormat/>
    <w:rsid w:val="004A098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A098C"/>
    <w:rPr>
      <w:b/>
      <w:bCs/>
      <w:caps w:val="0"/>
      <w:smallCaps/>
      <w:color w:val="auto"/>
      <w:spacing w:val="0"/>
      <w:u w:val="single"/>
    </w:rPr>
  </w:style>
  <w:style w:type="character" w:styleId="BookTitle">
    <w:name w:val="Book Title"/>
    <w:basedOn w:val="DefaultParagraphFont"/>
    <w:uiPriority w:val="33"/>
    <w:qFormat/>
    <w:rsid w:val="004A098C"/>
    <w:rPr>
      <w:b/>
      <w:bCs/>
      <w:caps w:val="0"/>
      <w:smallCaps/>
      <w:spacing w:val="0"/>
    </w:rPr>
  </w:style>
  <w:style w:type="paragraph" w:styleId="TOCHeading">
    <w:name w:val="TOC Heading"/>
    <w:basedOn w:val="Heading1"/>
    <w:next w:val="Normal"/>
    <w:uiPriority w:val="39"/>
    <w:unhideWhenUsed/>
    <w:qFormat/>
    <w:rsid w:val="004A098C"/>
    <w:pPr>
      <w:outlineLvl w:val="9"/>
    </w:pPr>
  </w:style>
  <w:style w:type="character" w:styleId="Hyperlink">
    <w:name w:val="Hyperlink"/>
    <w:basedOn w:val="DefaultParagraphFont"/>
    <w:uiPriority w:val="99"/>
    <w:rsid w:val="004A098C"/>
    <w:rPr>
      <w:color w:val="0000FF"/>
      <w:u w:val="single"/>
    </w:rPr>
  </w:style>
  <w:style w:type="paragraph" w:styleId="ListParagraph">
    <w:name w:val="List Paragraph"/>
    <w:aliases w:val="AutoNumColumn,Normal List Paragraph"/>
    <w:basedOn w:val="Normal"/>
    <w:link w:val="ListParagraphChar"/>
    <w:uiPriority w:val="34"/>
    <w:qFormat/>
    <w:rsid w:val="004A098C"/>
    <w:pPr>
      <w:ind w:left="720"/>
      <w:contextualSpacing/>
    </w:pPr>
  </w:style>
  <w:style w:type="paragraph" w:styleId="TOC1">
    <w:name w:val="toc 1"/>
    <w:basedOn w:val="Normal"/>
    <w:next w:val="Normal"/>
    <w:autoRedefine/>
    <w:uiPriority w:val="39"/>
    <w:unhideWhenUsed/>
    <w:rsid w:val="006E6B3C"/>
    <w:pPr>
      <w:tabs>
        <w:tab w:val="left" w:pos="426"/>
        <w:tab w:val="right" w:leader="dot" w:pos="10054"/>
      </w:tabs>
      <w:spacing w:after="0"/>
    </w:pPr>
  </w:style>
  <w:style w:type="paragraph" w:customStyle="1" w:styleId="1Title">
    <w:name w:val="1. Title"/>
    <w:basedOn w:val="IntenseQuote"/>
    <w:link w:val="1TitleChar"/>
    <w:qFormat/>
    <w:rsid w:val="007959AC"/>
    <w:pPr>
      <w:numPr>
        <w:numId w:val="2"/>
      </w:numPr>
    </w:pPr>
    <w:rPr>
      <w:sz w:val="32"/>
    </w:rPr>
  </w:style>
  <w:style w:type="paragraph" w:customStyle="1" w:styleId="11Title">
    <w:name w:val="1.1 Title"/>
    <w:link w:val="11TitleChar"/>
    <w:qFormat/>
    <w:rsid w:val="00B50EF8"/>
    <w:pPr>
      <w:numPr>
        <w:ilvl w:val="1"/>
        <w:numId w:val="2"/>
      </w:numPr>
      <w:ind w:left="432"/>
    </w:pPr>
    <w:rPr>
      <w:rFonts w:asciiTheme="majorHAnsi" w:eastAsiaTheme="majorEastAsia" w:hAnsiTheme="majorHAnsi" w:cstheme="majorBidi"/>
      <w:b/>
      <w:sz w:val="28"/>
      <w:szCs w:val="28"/>
    </w:rPr>
  </w:style>
  <w:style w:type="character" w:customStyle="1" w:styleId="1TitleChar">
    <w:name w:val="1. Title Char"/>
    <w:basedOn w:val="IntenseQuoteChar"/>
    <w:link w:val="1Title"/>
    <w:rsid w:val="007959AC"/>
    <w:rPr>
      <w:rFonts w:asciiTheme="majorHAnsi" w:eastAsiaTheme="majorEastAsia" w:hAnsiTheme="majorHAnsi" w:cstheme="majorBidi"/>
      <w:caps/>
      <w:color w:val="2E74B5" w:themeColor="accent1" w:themeShade="BF"/>
      <w:sz w:val="32"/>
      <w:szCs w:val="28"/>
    </w:rPr>
  </w:style>
  <w:style w:type="paragraph" w:styleId="TOC2">
    <w:name w:val="toc 2"/>
    <w:basedOn w:val="Normal"/>
    <w:next w:val="Normal"/>
    <w:autoRedefine/>
    <w:uiPriority w:val="39"/>
    <w:unhideWhenUsed/>
    <w:rsid w:val="00053163"/>
    <w:pPr>
      <w:tabs>
        <w:tab w:val="right" w:leader="dot" w:pos="10054"/>
      </w:tabs>
      <w:spacing w:after="100"/>
      <w:ind w:left="851" w:hanging="851"/>
    </w:pPr>
    <w:rPr>
      <w:b/>
      <w:bCs/>
      <w:noProof/>
      <w14:scene3d>
        <w14:camera w14:prst="orthographicFront"/>
        <w14:lightRig w14:rig="threePt" w14:dir="t">
          <w14:rot w14:lat="0" w14:lon="0" w14:rev="0"/>
        </w14:lightRig>
      </w14:scene3d>
    </w:rPr>
  </w:style>
  <w:style w:type="character" w:customStyle="1" w:styleId="11TitleChar">
    <w:name w:val="1.1 Title Char"/>
    <w:basedOn w:val="1TitleChar"/>
    <w:link w:val="11Title"/>
    <w:rsid w:val="00B50EF8"/>
    <w:rPr>
      <w:rFonts w:asciiTheme="majorHAnsi" w:eastAsiaTheme="majorEastAsia" w:hAnsiTheme="majorHAnsi" w:cstheme="majorBidi"/>
      <w:b/>
      <w:caps w:val="0"/>
      <w:color w:val="2E74B5" w:themeColor="accent1" w:themeShade="BF"/>
      <w:sz w:val="28"/>
      <w:szCs w:val="28"/>
    </w:rPr>
  </w:style>
  <w:style w:type="paragraph" w:customStyle="1" w:styleId="1111Title">
    <w:name w:val="1.1.1.1 Title"/>
    <w:basedOn w:val="11Title"/>
    <w:link w:val="1111TitleChar"/>
    <w:qFormat/>
    <w:rsid w:val="00B06C2C"/>
    <w:pPr>
      <w:numPr>
        <w:ilvl w:val="3"/>
      </w:numPr>
      <w:spacing w:after="40"/>
      <w:ind w:left="1134" w:hanging="1134"/>
    </w:pPr>
    <w:rPr>
      <w:b w:val="0"/>
      <w:sz w:val="22"/>
      <w:szCs w:val="24"/>
    </w:rPr>
  </w:style>
  <w:style w:type="paragraph" w:customStyle="1" w:styleId="111Title">
    <w:name w:val="1.1.1 Title"/>
    <w:basedOn w:val="11Title"/>
    <w:link w:val="111TitleChar"/>
    <w:qFormat/>
    <w:rsid w:val="00B06C2C"/>
    <w:pPr>
      <w:numPr>
        <w:ilvl w:val="2"/>
      </w:numPr>
      <w:spacing w:after="0" w:line="360" w:lineRule="auto"/>
    </w:pPr>
    <w:rPr>
      <w:b w:val="0"/>
      <w:sz w:val="22"/>
      <w:szCs w:val="24"/>
    </w:rPr>
  </w:style>
  <w:style w:type="character" w:customStyle="1" w:styleId="1111TitleChar">
    <w:name w:val="1.1.1.1 Title Char"/>
    <w:basedOn w:val="11TitleChar"/>
    <w:link w:val="1111Title"/>
    <w:rsid w:val="00B06C2C"/>
    <w:rPr>
      <w:rFonts w:asciiTheme="majorHAnsi" w:eastAsiaTheme="majorEastAsia" w:hAnsiTheme="majorHAnsi" w:cstheme="majorBidi"/>
      <w:b w:val="0"/>
      <w:caps w:val="0"/>
      <w:color w:val="2E74B5" w:themeColor="accent1" w:themeShade="BF"/>
      <w:sz w:val="22"/>
      <w:szCs w:val="24"/>
    </w:rPr>
  </w:style>
  <w:style w:type="paragraph" w:customStyle="1" w:styleId="11111Title">
    <w:name w:val="1.1.1.1.1 Title"/>
    <w:basedOn w:val="1111Title"/>
    <w:link w:val="11111TitleChar"/>
    <w:qFormat/>
    <w:rsid w:val="00B06C2C"/>
    <w:pPr>
      <w:numPr>
        <w:ilvl w:val="4"/>
      </w:numPr>
      <w:spacing w:line="360" w:lineRule="auto"/>
      <w:ind w:left="1560" w:hanging="1560"/>
    </w:pPr>
  </w:style>
  <w:style w:type="character" w:customStyle="1" w:styleId="111TitleChar">
    <w:name w:val="1.1.1 Title Char"/>
    <w:basedOn w:val="11TitleChar"/>
    <w:link w:val="111Title"/>
    <w:rsid w:val="00B06C2C"/>
    <w:rPr>
      <w:rFonts w:asciiTheme="majorHAnsi" w:eastAsiaTheme="majorEastAsia" w:hAnsiTheme="majorHAnsi" w:cstheme="majorBidi"/>
      <w:b w:val="0"/>
      <w:caps w:val="0"/>
      <w:color w:val="2E74B5" w:themeColor="accent1" w:themeShade="BF"/>
      <w:sz w:val="22"/>
      <w:szCs w:val="24"/>
    </w:rPr>
  </w:style>
  <w:style w:type="character" w:customStyle="1" w:styleId="11111TitleChar">
    <w:name w:val="1.1.1.1.1 Title Char"/>
    <w:basedOn w:val="1111TitleChar"/>
    <w:link w:val="11111Title"/>
    <w:rsid w:val="00B06C2C"/>
    <w:rPr>
      <w:rFonts w:asciiTheme="majorHAnsi" w:eastAsiaTheme="majorEastAsia" w:hAnsiTheme="majorHAnsi" w:cstheme="majorBidi"/>
      <w:b w:val="0"/>
      <w:caps w:val="0"/>
      <w:color w:val="2E74B5" w:themeColor="accent1" w:themeShade="BF"/>
      <w:sz w:val="22"/>
      <w:szCs w:val="24"/>
    </w:rPr>
  </w:style>
  <w:style w:type="table" w:styleId="TableGrid">
    <w:name w:val="Table Grid"/>
    <w:basedOn w:val="TableNormal"/>
    <w:uiPriority w:val="39"/>
    <w:rsid w:val="003A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184FDB"/>
    <w:pPr>
      <w:tabs>
        <w:tab w:val="left" w:pos="567"/>
        <w:tab w:val="right" w:leader="dot" w:pos="10054"/>
      </w:tabs>
      <w:spacing w:after="100"/>
      <w:ind w:left="567" w:hanging="567"/>
    </w:pPr>
  </w:style>
  <w:style w:type="character" w:styleId="FollowedHyperlink">
    <w:name w:val="FollowedHyperlink"/>
    <w:basedOn w:val="DefaultParagraphFont"/>
    <w:uiPriority w:val="99"/>
    <w:semiHidden/>
    <w:unhideWhenUsed/>
    <w:rsid w:val="00D863C9"/>
    <w:rPr>
      <w:color w:val="954F72" w:themeColor="followedHyperlink"/>
      <w:u w:val="single"/>
    </w:rPr>
  </w:style>
  <w:style w:type="character" w:styleId="CommentReference">
    <w:name w:val="annotation reference"/>
    <w:basedOn w:val="DefaultParagraphFont"/>
    <w:uiPriority w:val="99"/>
    <w:semiHidden/>
    <w:unhideWhenUsed/>
    <w:rsid w:val="009D0852"/>
    <w:rPr>
      <w:sz w:val="16"/>
      <w:szCs w:val="16"/>
    </w:rPr>
  </w:style>
  <w:style w:type="paragraph" w:styleId="CommentText">
    <w:name w:val="annotation text"/>
    <w:basedOn w:val="Normal"/>
    <w:link w:val="CommentTextChar"/>
    <w:uiPriority w:val="99"/>
    <w:unhideWhenUsed/>
    <w:rsid w:val="009D0852"/>
    <w:pPr>
      <w:spacing w:line="240" w:lineRule="auto"/>
    </w:pPr>
    <w:rPr>
      <w:sz w:val="20"/>
      <w:szCs w:val="20"/>
    </w:rPr>
  </w:style>
  <w:style w:type="character" w:customStyle="1" w:styleId="CommentTextChar">
    <w:name w:val="Comment Text Char"/>
    <w:basedOn w:val="DefaultParagraphFont"/>
    <w:link w:val="CommentText"/>
    <w:uiPriority w:val="99"/>
    <w:rsid w:val="009D0852"/>
    <w:rPr>
      <w:sz w:val="20"/>
      <w:szCs w:val="20"/>
    </w:rPr>
  </w:style>
  <w:style w:type="paragraph" w:styleId="CommentSubject">
    <w:name w:val="annotation subject"/>
    <w:basedOn w:val="CommentText"/>
    <w:next w:val="CommentText"/>
    <w:link w:val="CommentSubjectChar"/>
    <w:uiPriority w:val="99"/>
    <w:semiHidden/>
    <w:unhideWhenUsed/>
    <w:rsid w:val="009D0852"/>
    <w:rPr>
      <w:b/>
      <w:bCs/>
    </w:rPr>
  </w:style>
  <w:style w:type="character" w:customStyle="1" w:styleId="CommentSubjectChar">
    <w:name w:val="Comment Subject Char"/>
    <w:basedOn w:val="CommentTextChar"/>
    <w:link w:val="CommentSubject"/>
    <w:uiPriority w:val="99"/>
    <w:semiHidden/>
    <w:rsid w:val="009D0852"/>
    <w:rPr>
      <w:b/>
      <w:bCs/>
      <w:sz w:val="20"/>
      <w:szCs w:val="20"/>
    </w:rPr>
  </w:style>
  <w:style w:type="paragraph" w:styleId="BalloonText">
    <w:name w:val="Balloon Text"/>
    <w:basedOn w:val="Normal"/>
    <w:link w:val="BalloonTextChar"/>
    <w:uiPriority w:val="99"/>
    <w:semiHidden/>
    <w:unhideWhenUsed/>
    <w:rsid w:val="009D08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852"/>
    <w:rPr>
      <w:rFonts w:ascii="Segoe UI" w:hAnsi="Segoe UI" w:cs="Segoe UI"/>
      <w:sz w:val="18"/>
      <w:szCs w:val="18"/>
    </w:rPr>
  </w:style>
  <w:style w:type="table" w:styleId="PlainTable5">
    <w:name w:val="Plain Table 5"/>
    <w:basedOn w:val="TableNormal"/>
    <w:uiPriority w:val="45"/>
    <w:rsid w:val="00566B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ONNumbering">
    <w:name w:val="NON Numbering"/>
    <w:basedOn w:val="11111Title"/>
    <w:link w:val="NONNumberingChar"/>
    <w:qFormat/>
    <w:rsid w:val="006A2881"/>
    <w:pPr>
      <w:numPr>
        <w:ilvl w:val="0"/>
        <w:numId w:val="0"/>
      </w:numPr>
    </w:pPr>
  </w:style>
  <w:style w:type="paragraph" w:styleId="TOC4">
    <w:name w:val="toc 4"/>
    <w:basedOn w:val="Normal"/>
    <w:next w:val="Normal"/>
    <w:autoRedefine/>
    <w:uiPriority w:val="39"/>
    <w:unhideWhenUsed/>
    <w:rsid w:val="00D73076"/>
    <w:pPr>
      <w:spacing w:after="100" w:line="259" w:lineRule="auto"/>
      <w:ind w:left="660"/>
    </w:pPr>
    <w:rPr>
      <w:sz w:val="22"/>
      <w:szCs w:val="22"/>
    </w:rPr>
  </w:style>
  <w:style w:type="character" w:customStyle="1" w:styleId="NONNumberingChar">
    <w:name w:val="NON Numbering Char"/>
    <w:basedOn w:val="11111TitleChar"/>
    <w:link w:val="NONNumbering"/>
    <w:rsid w:val="006A2881"/>
    <w:rPr>
      <w:rFonts w:asciiTheme="majorHAnsi" w:eastAsiaTheme="majorEastAsia" w:hAnsiTheme="majorHAnsi" w:cstheme="majorBidi"/>
      <w:b w:val="0"/>
      <w:caps w:val="0"/>
      <w:color w:val="2E74B5" w:themeColor="accent1" w:themeShade="BF"/>
      <w:sz w:val="22"/>
      <w:szCs w:val="24"/>
    </w:rPr>
  </w:style>
  <w:style w:type="paragraph" w:styleId="TOC5">
    <w:name w:val="toc 5"/>
    <w:basedOn w:val="Normal"/>
    <w:next w:val="Normal"/>
    <w:autoRedefine/>
    <w:uiPriority w:val="39"/>
    <w:unhideWhenUsed/>
    <w:rsid w:val="00D73076"/>
    <w:pPr>
      <w:spacing w:after="100" w:line="259" w:lineRule="auto"/>
      <w:ind w:left="880"/>
    </w:pPr>
    <w:rPr>
      <w:sz w:val="22"/>
      <w:szCs w:val="22"/>
    </w:rPr>
  </w:style>
  <w:style w:type="paragraph" w:styleId="TOC6">
    <w:name w:val="toc 6"/>
    <w:basedOn w:val="Normal"/>
    <w:next w:val="Normal"/>
    <w:autoRedefine/>
    <w:uiPriority w:val="39"/>
    <w:unhideWhenUsed/>
    <w:rsid w:val="00D73076"/>
    <w:pPr>
      <w:spacing w:after="100" w:line="259" w:lineRule="auto"/>
      <w:ind w:left="1100"/>
    </w:pPr>
    <w:rPr>
      <w:sz w:val="22"/>
      <w:szCs w:val="22"/>
    </w:rPr>
  </w:style>
  <w:style w:type="paragraph" w:styleId="TOC7">
    <w:name w:val="toc 7"/>
    <w:basedOn w:val="Normal"/>
    <w:next w:val="Normal"/>
    <w:autoRedefine/>
    <w:uiPriority w:val="39"/>
    <w:unhideWhenUsed/>
    <w:rsid w:val="00D73076"/>
    <w:pPr>
      <w:spacing w:after="100" w:line="259" w:lineRule="auto"/>
      <w:ind w:left="1320"/>
    </w:pPr>
    <w:rPr>
      <w:sz w:val="22"/>
      <w:szCs w:val="22"/>
    </w:rPr>
  </w:style>
  <w:style w:type="paragraph" w:styleId="TOC8">
    <w:name w:val="toc 8"/>
    <w:basedOn w:val="Normal"/>
    <w:next w:val="Normal"/>
    <w:autoRedefine/>
    <w:uiPriority w:val="39"/>
    <w:unhideWhenUsed/>
    <w:rsid w:val="00D73076"/>
    <w:pPr>
      <w:spacing w:after="100" w:line="259" w:lineRule="auto"/>
      <w:ind w:left="1540"/>
    </w:pPr>
    <w:rPr>
      <w:sz w:val="22"/>
      <w:szCs w:val="22"/>
    </w:rPr>
  </w:style>
  <w:style w:type="paragraph" w:styleId="TOC9">
    <w:name w:val="toc 9"/>
    <w:basedOn w:val="Normal"/>
    <w:next w:val="Normal"/>
    <w:autoRedefine/>
    <w:uiPriority w:val="39"/>
    <w:unhideWhenUsed/>
    <w:rsid w:val="00D73076"/>
    <w:pPr>
      <w:spacing w:after="100" w:line="259" w:lineRule="auto"/>
      <w:ind w:left="1760"/>
    </w:pPr>
    <w:rPr>
      <w:sz w:val="22"/>
      <w:szCs w:val="22"/>
    </w:rPr>
  </w:style>
  <w:style w:type="paragraph" w:styleId="HTMLPreformatted">
    <w:name w:val="HTML Preformatted"/>
    <w:basedOn w:val="Normal"/>
    <w:link w:val="HTMLPreformattedChar"/>
    <w:uiPriority w:val="99"/>
    <w:semiHidden/>
    <w:unhideWhenUsed/>
    <w:rsid w:val="00876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6A27"/>
    <w:rPr>
      <w:rFonts w:ascii="Courier New" w:eastAsia="Times New Roman" w:hAnsi="Courier New" w:cs="Courier New"/>
      <w:sz w:val="20"/>
      <w:szCs w:val="20"/>
    </w:rPr>
  </w:style>
  <w:style w:type="character" w:styleId="HTMLCode">
    <w:name w:val="HTML Code"/>
    <w:basedOn w:val="DefaultParagraphFont"/>
    <w:uiPriority w:val="99"/>
    <w:semiHidden/>
    <w:unhideWhenUsed/>
    <w:rsid w:val="00876A27"/>
    <w:rPr>
      <w:rFonts w:ascii="Courier New" w:eastAsia="Times New Roman" w:hAnsi="Courier New" w:cs="Courier New"/>
      <w:sz w:val="20"/>
      <w:szCs w:val="20"/>
    </w:rPr>
  </w:style>
  <w:style w:type="character" w:customStyle="1" w:styleId="apple-converted-space">
    <w:name w:val="apple-converted-space"/>
    <w:basedOn w:val="DefaultParagraphFont"/>
    <w:rsid w:val="00876A27"/>
  </w:style>
  <w:style w:type="paragraph" w:styleId="NormalWeb">
    <w:name w:val="Normal (Web)"/>
    <w:basedOn w:val="Normal"/>
    <w:uiPriority w:val="99"/>
    <w:semiHidden/>
    <w:unhideWhenUsed/>
    <w:rsid w:val="00876A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11111">
    <w:name w:val="1.1.1.1.1.1"/>
    <w:basedOn w:val="11111Title"/>
    <w:link w:val="111111Char"/>
    <w:qFormat/>
    <w:rsid w:val="00B06C2C"/>
    <w:pPr>
      <w:numPr>
        <w:ilvl w:val="5"/>
      </w:numPr>
      <w:ind w:left="1985" w:hanging="1985"/>
    </w:pPr>
  </w:style>
  <w:style w:type="character" w:customStyle="1" w:styleId="111111Char">
    <w:name w:val="1.1.1.1.1.1 Char"/>
    <w:basedOn w:val="11111TitleChar"/>
    <w:link w:val="111111"/>
    <w:rsid w:val="00B06C2C"/>
    <w:rPr>
      <w:rFonts w:asciiTheme="majorHAnsi" w:eastAsiaTheme="majorEastAsia" w:hAnsiTheme="majorHAnsi" w:cstheme="majorBidi"/>
      <w:b w:val="0"/>
      <w:caps w:val="0"/>
      <w:color w:val="2E74B5" w:themeColor="accent1" w:themeShade="BF"/>
      <w:sz w:val="22"/>
      <w:szCs w:val="24"/>
    </w:rPr>
  </w:style>
  <w:style w:type="paragraph" w:styleId="FootnoteText">
    <w:name w:val="footnote text"/>
    <w:basedOn w:val="Normal"/>
    <w:link w:val="FootnoteTextChar"/>
    <w:uiPriority w:val="99"/>
    <w:semiHidden/>
    <w:unhideWhenUsed/>
    <w:rsid w:val="009F17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73A"/>
    <w:rPr>
      <w:sz w:val="20"/>
      <w:szCs w:val="20"/>
    </w:rPr>
  </w:style>
  <w:style w:type="character" w:styleId="FootnoteReference">
    <w:name w:val="footnote reference"/>
    <w:basedOn w:val="DefaultParagraphFont"/>
    <w:uiPriority w:val="99"/>
    <w:semiHidden/>
    <w:unhideWhenUsed/>
    <w:rsid w:val="009F173A"/>
    <w:rPr>
      <w:vertAlign w:val="superscript"/>
    </w:rPr>
  </w:style>
  <w:style w:type="character" w:customStyle="1" w:styleId="ListParagraphChar">
    <w:name w:val="List Paragraph Char"/>
    <w:aliases w:val="AutoNumColumn Char,Normal List Paragraph Char"/>
    <w:basedOn w:val="DefaultParagraphFont"/>
    <w:link w:val="ListParagraph"/>
    <w:uiPriority w:val="34"/>
    <w:locked/>
    <w:rsid w:val="00C64583"/>
  </w:style>
  <w:style w:type="paragraph" w:styleId="Revision">
    <w:name w:val="Revision"/>
    <w:hidden/>
    <w:uiPriority w:val="99"/>
    <w:semiHidden/>
    <w:rsid w:val="00B4711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79932">
      <w:bodyDiv w:val="1"/>
      <w:marLeft w:val="0"/>
      <w:marRight w:val="0"/>
      <w:marTop w:val="0"/>
      <w:marBottom w:val="0"/>
      <w:divBdr>
        <w:top w:val="none" w:sz="0" w:space="0" w:color="auto"/>
        <w:left w:val="none" w:sz="0" w:space="0" w:color="auto"/>
        <w:bottom w:val="none" w:sz="0" w:space="0" w:color="auto"/>
        <w:right w:val="none" w:sz="0" w:space="0" w:color="auto"/>
      </w:divBdr>
    </w:div>
    <w:div w:id="541669531">
      <w:bodyDiv w:val="1"/>
      <w:marLeft w:val="0"/>
      <w:marRight w:val="0"/>
      <w:marTop w:val="0"/>
      <w:marBottom w:val="0"/>
      <w:divBdr>
        <w:top w:val="none" w:sz="0" w:space="0" w:color="auto"/>
        <w:left w:val="none" w:sz="0" w:space="0" w:color="auto"/>
        <w:bottom w:val="none" w:sz="0" w:space="0" w:color="auto"/>
        <w:right w:val="none" w:sz="0" w:space="0" w:color="auto"/>
      </w:divBdr>
    </w:div>
    <w:div w:id="582573198">
      <w:bodyDiv w:val="1"/>
      <w:marLeft w:val="0"/>
      <w:marRight w:val="0"/>
      <w:marTop w:val="0"/>
      <w:marBottom w:val="0"/>
      <w:divBdr>
        <w:top w:val="none" w:sz="0" w:space="0" w:color="auto"/>
        <w:left w:val="none" w:sz="0" w:space="0" w:color="auto"/>
        <w:bottom w:val="none" w:sz="0" w:space="0" w:color="auto"/>
        <w:right w:val="none" w:sz="0" w:space="0" w:color="auto"/>
      </w:divBdr>
    </w:div>
    <w:div w:id="1127972130">
      <w:bodyDiv w:val="1"/>
      <w:marLeft w:val="0"/>
      <w:marRight w:val="0"/>
      <w:marTop w:val="0"/>
      <w:marBottom w:val="0"/>
      <w:divBdr>
        <w:top w:val="none" w:sz="0" w:space="0" w:color="auto"/>
        <w:left w:val="none" w:sz="0" w:space="0" w:color="auto"/>
        <w:bottom w:val="none" w:sz="0" w:space="0" w:color="auto"/>
        <w:right w:val="none" w:sz="0" w:space="0" w:color="auto"/>
      </w:divBdr>
    </w:div>
    <w:div w:id="1281572832">
      <w:bodyDiv w:val="1"/>
      <w:marLeft w:val="0"/>
      <w:marRight w:val="0"/>
      <w:marTop w:val="0"/>
      <w:marBottom w:val="0"/>
      <w:divBdr>
        <w:top w:val="none" w:sz="0" w:space="0" w:color="auto"/>
        <w:left w:val="none" w:sz="0" w:space="0" w:color="auto"/>
        <w:bottom w:val="none" w:sz="0" w:space="0" w:color="auto"/>
        <w:right w:val="none" w:sz="0" w:space="0" w:color="auto"/>
      </w:divBdr>
    </w:div>
    <w:div w:id="1336151792">
      <w:bodyDiv w:val="1"/>
      <w:marLeft w:val="0"/>
      <w:marRight w:val="0"/>
      <w:marTop w:val="0"/>
      <w:marBottom w:val="0"/>
      <w:divBdr>
        <w:top w:val="none" w:sz="0" w:space="0" w:color="auto"/>
        <w:left w:val="none" w:sz="0" w:space="0" w:color="auto"/>
        <w:bottom w:val="none" w:sz="0" w:space="0" w:color="auto"/>
        <w:right w:val="none" w:sz="0" w:space="0" w:color="auto"/>
      </w:divBdr>
    </w:div>
    <w:div w:id="1531145524">
      <w:bodyDiv w:val="1"/>
      <w:marLeft w:val="0"/>
      <w:marRight w:val="0"/>
      <w:marTop w:val="0"/>
      <w:marBottom w:val="0"/>
      <w:divBdr>
        <w:top w:val="none" w:sz="0" w:space="0" w:color="auto"/>
        <w:left w:val="none" w:sz="0" w:space="0" w:color="auto"/>
        <w:bottom w:val="none" w:sz="0" w:space="0" w:color="auto"/>
        <w:right w:val="none" w:sz="0" w:space="0" w:color="auto"/>
      </w:divBdr>
    </w:div>
    <w:div w:id="1543516700">
      <w:bodyDiv w:val="1"/>
      <w:marLeft w:val="0"/>
      <w:marRight w:val="0"/>
      <w:marTop w:val="0"/>
      <w:marBottom w:val="0"/>
      <w:divBdr>
        <w:top w:val="none" w:sz="0" w:space="0" w:color="auto"/>
        <w:left w:val="none" w:sz="0" w:space="0" w:color="auto"/>
        <w:bottom w:val="none" w:sz="0" w:space="0" w:color="auto"/>
        <w:right w:val="none" w:sz="0" w:space="0" w:color="auto"/>
      </w:divBdr>
    </w:div>
    <w:div w:id="1627738697">
      <w:bodyDiv w:val="1"/>
      <w:marLeft w:val="0"/>
      <w:marRight w:val="0"/>
      <w:marTop w:val="0"/>
      <w:marBottom w:val="0"/>
      <w:divBdr>
        <w:top w:val="none" w:sz="0" w:space="0" w:color="auto"/>
        <w:left w:val="none" w:sz="0" w:space="0" w:color="auto"/>
        <w:bottom w:val="none" w:sz="0" w:space="0" w:color="auto"/>
        <w:right w:val="none" w:sz="0" w:space="0" w:color="auto"/>
      </w:divBdr>
    </w:div>
    <w:div w:id="1705404578">
      <w:bodyDiv w:val="1"/>
      <w:marLeft w:val="0"/>
      <w:marRight w:val="0"/>
      <w:marTop w:val="0"/>
      <w:marBottom w:val="0"/>
      <w:divBdr>
        <w:top w:val="none" w:sz="0" w:space="0" w:color="auto"/>
        <w:left w:val="none" w:sz="0" w:space="0" w:color="auto"/>
        <w:bottom w:val="none" w:sz="0" w:space="0" w:color="auto"/>
        <w:right w:val="none" w:sz="0" w:space="0" w:color="auto"/>
      </w:divBdr>
    </w:div>
    <w:div w:id="1816557486">
      <w:bodyDiv w:val="1"/>
      <w:marLeft w:val="0"/>
      <w:marRight w:val="0"/>
      <w:marTop w:val="0"/>
      <w:marBottom w:val="0"/>
      <w:divBdr>
        <w:top w:val="none" w:sz="0" w:space="0" w:color="auto"/>
        <w:left w:val="none" w:sz="0" w:space="0" w:color="auto"/>
        <w:bottom w:val="none" w:sz="0" w:space="0" w:color="auto"/>
        <w:right w:val="none" w:sz="0" w:space="0" w:color="auto"/>
      </w:divBdr>
    </w:div>
    <w:div w:id="1952467110">
      <w:bodyDiv w:val="1"/>
      <w:marLeft w:val="0"/>
      <w:marRight w:val="0"/>
      <w:marTop w:val="0"/>
      <w:marBottom w:val="0"/>
      <w:divBdr>
        <w:top w:val="none" w:sz="0" w:space="0" w:color="auto"/>
        <w:left w:val="none" w:sz="0" w:space="0" w:color="auto"/>
        <w:bottom w:val="none" w:sz="0" w:space="0" w:color="auto"/>
        <w:right w:val="none" w:sz="0" w:space="0" w:color="auto"/>
      </w:divBdr>
    </w:div>
    <w:div w:id="204244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Owner xmlns="9de80e84-3621-4e48-87d6-4986ea99ea78" xsi:nil="true"/>
    <read_x0020_only xmlns="9de80e84-3621-4e48-87d6-4986ea99ea78">true</read_x0020_only>
    <Description0 xmlns="9de80e84-3621-4e48-87d6-4986ea99ea78" xsi:nil="true"/>
    <Status xmlns="9de80e84-3621-4e48-87d6-4986ea99ea78" xsi:nil="true"/>
    <_dlc_DocId xmlns="ee40bf70-693e-42b2-8897-2d9c4a35656a">S26F3YR74DSD-216-8722</_dlc_DocId>
    <_dlc_DocIdUrl xmlns="ee40bf70-693e-42b2-8897-2d9c4a35656a">
      <Url>http://888portal/ProffesionalNetwork/Divisions/ProductTechnology/_layouts/DocIdRedir.aspx?ID=S26F3YR74DSD-216-8722</Url>
      <Description>S26F3YR74DSD-216-8722</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BB6595F9DAD4349B9708E489BCB34EC" ma:contentTypeVersion="3" ma:contentTypeDescription="Create a new document." ma:contentTypeScope="" ma:versionID="01eef2f189104de55ea77675185b98e7">
  <xsd:schema xmlns:xsd="http://www.w3.org/2001/XMLSchema" xmlns:xs="http://www.w3.org/2001/XMLSchema" xmlns:p="http://schemas.microsoft.com/office/2006/metadata/properties" xmlns:ns2="ee40bf70-693e-42b2-8897-2d9c4a35656a" xmlns:ns3="9de80e84-3621-4e48-87d6-4986ea99ea78" targetNamespace="http://schemas.microsoft.com/office/2006/metadata/properties" ma:root="true" ma:fieldsID="52f36d63095cd8139a22b07894688a23" ns2:_="" ns3:_="">
    <xsd:import namespace="ee40bf70-693e-42b2-8897-2d9c4a35656a"/>
    <xsd:import namespace="9de80e84-3621-4e48-87d6-4986ea99ea78"/>
    <xsd:element name="properties">
      <xsd:complexType>
        <xsd:sequence>
          <xsd:element name="documentManagement">
            <xsd:complexType>
              <xsd:all>
                <xsd:element ref="ns2:_dlc_DocId" minOccurs="0"/>
                <xsd:element ref="ns2:_dlc_DocIdUrl" minOccurs="0"/>
                <xsd:element ref="ns2:_dlc_DocIdPersistId" minOccurs="0"/>
                <xsd:element ref="ns3:Owner" minOccurs="0"/>
                <xsd:element ref="ns3:Description0" minOccurs="0"/>
                <xsd:element ref="ns3:Status" minOccurs="0"/>
                <xsd:element ref="ns3:read_x0020_onl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40bf70-693e-42b2-8897-2d9c4a35656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e80e84-3621-4e48-87d6-4986ea99ea78" elementFormDefault="qualified">
    <xsd:import namespace="http://schemas.microsoft.com/office/2006/documentManagement/types"/>
    <xsd:import namespace="http://schemas.microsoft.com/office/infopath/2007/PartnerControls"/>
    <xsd:element name="Owner" ma:index="11" nillable="true" ma:displayName="Owner" ma:format="" ma:internalName="Owner0" ma:readOnly="false">
      <xsd:simpleType>
        <xsd:restriction base="dms:Text"/>
      </xsd:simpleType>
    </xsd:element>
    <xsd:element name="Description0" ma:index="12" nillable="true" ma:displayName="Description" ma:format="" ma:internalName="Description00" ma:readOnly="false">
      <xsd:simpleType>
        <xsd:restriction base="dms:Note">
          <xsd:maxLength value="255"/>
        </xsd:restriction>
      </xsd:simpleType>
    </xsd:element>
    <xsd:element name="Status" ma:index="13" nillable="true" ma:displayName="Status" ma:format="" ma:internalName="Status0" ma:readOnly="false">
      <xsd:simpleType>
        <xsd:restriction base="dms:Choice">
          <xsd:enumeration value="Rough"/>
          <xsd:enumeration value="Draft"/>
          <xsd:enumeration value="In Review"/>
          <xsd:enumeration value="Final"/>
        </xsd:restriction>
      </xsd:simpleType>
    </xsd:element>
    <xsd:element name="read_x0020_only" ma:index="14" nillable="true" ma:displayName="read only" ma:default="1" ma:format="" ma:internalName="read_x0020_only" ma:readOnly="fals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557E3-5253-4B8F-8F77-2B6BBE1EF910}">
  <ds:schemaRefs>
    <ds:schemaRef ds:uri="http://schemas.microsoft.com/sharepoint/events"/>
  </ds:schemaRefs>
</ds:datastoreItem>
</file>

<file path=customXml/itemProps2.xml><?xml version="1.0" encoding="utf-8"?>
<ds:datastoreItem xmlns:ds="http://schemas.openxmlformats.org/officeDocument/2006/customXml" ds:itemID="{D281AA2D-67D0-4CF4-9CCE-4AB985AEAA38}">
  <ds:schemaRefs>
    <ds:schemaRef ds:uri="http://schemas.microsoft.com/sharepoint/v3/contenttype/forms"/>
  </ds:schemaRefs>
</ds:datastoreItem>
</file>

<file path=customXml/itemProps3.xml><?xml version="1.0" encoding="utf-8"?>
<ds:datastoreItem xmlns:ds="http://schemas.openxmlformats.org/officeDocument/2006/customXml" ds:itemID="{CB499B55-8A65-4E67-B1C5-40832FD133C8}">
  <ds:schemaRefs>
    <ds:schemaRef ds:uri="http://schemas.microsoft.com/office/2006/metadata/properties"/>
    <ds:schemaRef ds:uri="http://schemas.microsoft.com/office/infopath/2007/PartnerControls"/>
    <ds:schemaRef ds:uri="9de80e84-3621-4e48-87d6-4986ea99ea78"/>
    <ds:schemaRef ds:uri="ee40bf70-693e-42b2-8897-2d9c4a35656a"/>
  </ds:schemaRefs>
</ds:datastoreItem>
</file>

<file path=customXml/itemProps4.xml><?xml version="1.0" encoding="utf-8"?>
<ds:datastoreItem xmlns:ds="http://schemas.openxmlformats.org/officeDocument/2006/customXml" ds:itemID="{342B0A28-731B-42B3-8A57-F560FAFA01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40bf70-693e-42b2-8897-2d9c4a35656a"/>
    <ds:schemaRef ds:uri="9de80e84-3621-4e48-87d6-4986ea99ea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931EC9A-D025-4F5A-8DE0-19E3A1DF6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1988</TotalTime>
  <Pages>15</Pages>
  <Words>4091</Words>
  <Characters>23321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888Holdings</Company>
  <LinksUpToDate>false</LinksUpToDate>
  <CharactersWithSpaces>27358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Hila Zimmerman</dc:creator>
  <cp:keywords/>
  <dc:description/>
  <cp:lastModifiedBy>Florin Iacob</cp:lastModifiedBy>
  <cp:revision>85</cp:revision>
  <dcterms:created xsi:type="dcterms:W3CDTF">2016-05-23T11:58:00Z</dcterms:created>
  <dcterms:modified xsi:type="dcterms:W3CDTF">2016-06-17T09:55:00Z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0x0101006BB6595F9DAD4349B9708E489BCB34EC</vt:lpwstr>
  </property>
  <property fmtid="{D5CDD505-2E9C-101B-9397-08002B2CF9AE}" pid="3" name="_dlc_DocIdItemGuid">
    <vt:lpwstr>f8a6e160-f530-4451-92c1-93db87404dd5</vt:lpwstr>
  </property>
</Properties>
</file>