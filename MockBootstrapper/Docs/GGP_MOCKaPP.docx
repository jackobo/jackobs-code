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D99" w:rsidRDefault="00F23D99" w:rsidP="00545C95">
      <w:pPr>
        <w:spacing w:line="276" w:lineRule="auto"/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</w:pPr>
    </w:p>
    <w:p w:rsidR="00F23D99" w:rsidRDefault="00F23D99" w:rsidP="00545C95">
      <w:pPr>
        <w:spacing w:line="276" w:lineRule="auto"/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</w:pPr>
    </w:p>
    <w:p w:rsidR="00F23D99" w:rsidRDefault="00F23D99" w:rsidP="00545C95">
      <w:pPr>
        <w:spacing w:line="276" w:lineRule="auto"/>
        <w:jc w:val="center"/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</w:pPr>
    </w:p>
    <w:p w:rsidR="00F23D99" w:rsidRDefault="00040D7E" w:rsidP="00545C95">
      <w:pPr>
        <w:spacing w:line="276" w:lineRule="auto"/>
        <w:jc w:val="center"/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</w:pPr>
      <w:r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  <w:t xml:space="preserve">GGP MOCK </w:t>
      </w:r>
    </w:p>
    <w:p w:rsidR="00040D7E" w:rsidRDefault="00040D7E" w:rsidP="00545C95">
      <w:pPr>
        <w:spacing w:line="276" w:lineRule="auto"/>
        <w:jc w:val="center"/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</w:pPr>
      <w:r>
        <w:rPr>
          <w:rFonts w:ascii="Tahoma" w:eastAsia="MS Mincho" w:hAnsi="Tahoma" w:cs="Tahoma"/>
          <w:b/>
          <w:bCs/>
          <w:color w:val="1F497D" w:themeColor="text2"/>
          <w:sz w:val="96"/>
          <w:szCs w:val="96"/>
        </w:rPr>
        <w:t>APPLICATION</w:t>
      </w:r>
    </w:p>
    <w:p w:rsidR="004B3680" w:rsidRDefault="009B5922" w:rsidP="00040D7E">
      <w:pPr>
        <w:spacing w:line="276" w:lineRule="auto"/>
        <w:jc w:val="center"/>
      </w:pPr>
      <w:r>
        <w:t xml:space="preserve">Version </w:t>
      </w:r>
    </w:p>
    <w:p w:rsidR="003C2CCD" w:rsidRDefault="003C2CCD" w:rsidP="00545C95">
      <w:pPr>
        <w:spacing w:line="276" w:lineRule="auto"/>
        <w:jc w:val="center"/>
      </w:pPr>
    </w:p>
    <w:p w:rsidR="003C2CCD" w:rsidRDefault="003C2CCD" w:rsidP="00545C95">
      <w:pPr>
        <w:spacing w:line="276" w:lineRule="auto"/>
        <w:jc w:val="center"/>
      </w:pPr>
    </w:p>
    <w:p w:rsidR="003C2CCD" w:rsidRDefault="003C2CCD" w:rsidP="00545C95">
      <w:pPr>
        <w:spacing w:line="276" w:lineRule="auto"/>
        <w:jc w:val="center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040D7E" w:rsidRDefault="00040D7E" w:rsidP="00545C95">
      <w:pPr>
        <w:spacing w:line="276" w:lineRule="auto"/>
        <w:jc w:val="both"/>
      </w:pPr>
    </w:p>
    <w:p w:rsidR="00040D7E" w:rsidRDefault="00040D7E" w:rsidP="00545C95">
      <w:pPr>
        <w:spacing w:line="276" w:lineRule="auto"/>
        <w:jc w:val="both"/>
      </w:pPr>
    </w:p>
    <w:p w:rsidR="00040D7E" w:rsidRDefault="00040D7E" w:rsidP="00545C95">
      <w:pPr>
        <w:spacing w:line="276" w:lineRule="auto"/>
        <w:jc w:val="both"/>
      </w:pPr>
    </w:p>
    <w:p w:rsidR="00040D7E" w:rsidRDefault="00040D7E" w:rsidP="00545C95">
      <w:pPr>
        <w:spacing w:line="276" w:lineRule="auto"/>
        <w:jc w:val="both"/>
      </w:pPr>
    </w:p>
    <w:p w:rsidR="00040D7E" w:rsidRDefault="00040D7E" w:rsidP="00545C95">
      <w:pPr>
        <w:spacing w:line="276" w:lineRule="auto"/>
        <w:jc w:val="both"/>
      </w:pPr>
    </w:p>
    <w:p w:rsidR="003C2CCD" w:rsidRDefault="003C2CCD" w:rsidP="00545C95">
      <w:pPr>
        <w:spacing w:line="276" w:lineRule="auto"/>
        <w:jc w:val="both"/>
      </w:pPr>
    </w:p>
    <w:p w:rsidR="0052362A" w:rsidRDefault="0052362A" w:rsidP="00545C95">
      <w:pPr>
        <w:spacing w:line="276" w:lineRule="auto"/>
        <w:jc w:val="both"/>
      </w:pPr>
    </w:p>
    <w:p w:rsidR="003C2CCD" w:rsidRPr="006615EF" w:rsidRDefault="003C2CCD" w:rsidP="00545C95">
      <w:pPr>
        <w:spacing w:line="276" w:lineRule="auto"/>
        <w:jc w:val="both"/>
        <w:rPr>
          <w:sz w:val="28"/>
          <w:szCs w:val="28"/>
        </w:rPr>
      </w:pPr>
      <w:r w:rsidRPr="003C2CCD">
        <w:rPr>
          <w:b/>
          <w:bCs/>
        </w:rPr>
        <w:t>Created</w:t>
      </w:r>
      <w:r>
        <w:t xml:space="preserve">: </w:t>
      </w:r>
      <w:r w:rsidRPr="006615EF">
        <w:rPr>
          <w:sz w:val="28"/>
          <w:szCs w:val="28"/>
        </w:rPr>
        <w:t>Shavit Cohen Ben</w:t>
      </w:r>
      <w:r w:rsidR="00E523FB" w:rsidRPr="006615EF">
        <w:rPr>
          <w:sz w:val="28"/>
          <w:szCs w:val="28"/>
        </w:rPr>
        <w:t>-</w:t>
      </w:r>
      <w:r w:rsidRPr="006615EF">
        <w:rPr>
          <w:sz w:val="28"/>
          <w:szCs w:val="28"/>
        </w:rPr>
        <w:t>Avraham.</w:t>
      </w:r>
    </w:p>
    <w:p w:rsidR="003C2CCD" w:rsidRDefault="003C2CCD" w:rsidP="00545C95">
      <w:pPr>
        <w:spacing w:line="276" w:lineRule="auto"/>
        <w:jc w:val="both"/>
      </w:pPr>
    </w:p>
    <w:p w:rsidR="00882BC1" w:rsidRPr="00882BC1" w:rsidRDefault="00882BC1" w:rsidP="00882BC1">
      <w:pPr>
        <w:pStyle w:val="Heading10"/>
        <w:keepLines/>
        <w:bidi w:val="0"/>
        <w:spacing w:before="480" w:line="276" w:lineRule="auto"/>
        <w:ind w:left="432" w:hanging="432"/>
        <w:contextualSpacing w:val="0"/>
        <w:rPr>
          <w:rtl/>
        </w:rPr>
      </w:pPr>
      <w:bookmarkStart w:id="0" w:name="_Toc410634932"/>
      <w:r w:rsidRPr="00882BC1">
        <w:lastRenderedPageBreak/>
        <w:t>Revision Table</w:t>
      </w:r>
      <w:bookmarkEnd w:id="0"/>
    </w:p>
    <w:tbl>
      <w:tblPr>
        <w:tblW w:w="9318" w:type="dxa"/>
        <w:tblInd w:w="2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8" w:type="dxa"/>
          <w:right w:w="58" w:type="dxa"/>
        </w:tblCellMar>
        <w:tblLook w:val="0000" w:firstRow="0" w:lastRow="0" w:firstColumn="0" w:lastColumn="0" w:noHBand="0" w:noVBand="0"/>
      </w:tblPr>
      <w:tblGrid>
        <w:gridCol w:w="747"/>
        <w:gridCol w:w="900"/>
        <w:gridCol w:w="1440"/>
        <w:gridCol w:w="1620"/>
        <w:gridCol w:w="4611"/>
      </w:tblGrid>
      <w:tr w:rsidR="00882BC1" w:rsidRPr="009B5922" w:rsidTr="009B5922">
        <w:trPr>
          <w:cantSplit/>
          <w:trHeight w:val="309"/>
          <w:tblHeader/>
        </w:trPr>
        <w:tc>
          <w:tcPr>
            <w:tcW w:w="747" w:type="dxa"/>
            <w:shd w:val="clear" w:color="auto" w:fill="D9D9D9"/>
            <w:vAlign w:val="center"/>
          </w:tcPr>
          <w:p w:rsidR="00882BC1" w:rsidRPr="009B5922" w:rsidRDefault="00882BC1" w:rsidP="00882BC1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9B5922">
              <w:rPr>
                <w:rFonts w:asciiTheme="minorHAnsi" w:hAnsiTheme="minorHAnsi" w:cstheme="minorHAnsi"/>
                <w:b/>
                <w:bCs/>
              </w:rPr>
              <w:t>Ver.</w:t>
            </w:r>
          </w:p>
        </w:tc>
        <w:tc>
          <w:tcPr>
            <w:tcW w:w="900" w:type="dxa"/>
            <w:shd w:val="clear" w:color="auto" w:fill="D9D9D9"/>
            <w:vAlign w:val="center"/>
          </w:tcPr>
          <w:p w:rsidR="00882BC1" w:rsidRPr="009B5922" w:rsidRDefault="00882BC1" w:rsidP="00882BC1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9B5922">
              <w:rPr>
                <w:rFonts w:asciiTheme="minorHAnsi" w:hAnsiTheme="minorHAnsi" w:cstheme="minorHAnsi"/>
                <w:b/>
                <w:bCs/>
              </w:rPr>
              <w:t>Date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82BC1" w:rsidRPr="009B5922" w:rsidRDefault="00882BC1" w:rsidP="00882BC1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9B5922">
              <w:rPr>
                <w:rFonts w:asciiTheme="minorHAnsi" w:hAnsiTheme="minorHAnsi" w:cstheme="minorHAnsi"/>
                <w:b/>
                <w:bCs/>
              </w:rPr>
              <w:t>Updated by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882BC1" w:rsidRPr="009B5922" w:rsidRDefault="00882BC1" w:rsidP="009B5922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9B5922">
              <w:rPr>
                <w:rFonts w:asciiTheme="minorHAnsi" w:hAnsiTheme="minorHAnsi" w:cstheme="minorHAnsi"/>
                <w:b/>
                <w:bCs/>
              </w:rPr>
              <w:t xml:space="preserve">Updated </w:t>
            </w:r>
          </w:p>
        </w:tc>
        <w:tc>
          <w:tcPr>
            <w:tcW w:w="4611" w:type="dxa"/>
            <w:shd w:val="clear" w:color="auto" w:fill="D9D9D9"/>
            <w:vAlign w:val="center"/>
          </w:tcPr>
          <w:p w:rsidR="00882BC1" w:rsidRPr="009B5922" w:rsidRDefault="00882BC1" w:rsidP="00882BC1">
            <w:pPr>
              <w:spacing w:line="276" w:lineRule="auto"/>
              <w:rPr>
                <w:rFonts w:asciiTheme="minorHAnsi" w:hAnsiTheme="minorHAnsi" w:cstheme="minorHAnsi"/>
                <w:rtl/>
              </w:rPr>
            </w:pPr>
            <w:r w:rsidRPr="009B5922">
              <w:rPr>
                <w:rFonts w:asciiTheme="minorHAnsi" w:hAnsiTheme="minorHAnsi" w:cstheme="minorHAnsi"/>
                <w:b/>
                <w:bCs/>
              </w:rPr>
              <w:t>Comments</w:t>
            </w:r>
          </w:p>
        </w:tc>
      </w:tr>
      <w:tr w:rsidR="009B5922" w:rsidRPr="009B5922" w:rsidTr="009B5922">
        <w:trPr>
          <w:cantSplit/>
          <w:trHeight w:val="309"/>
          <w:tblHeader/>
        </w:trPr>
        <w:tc>
          <w:tcPr>
            <w:tcW w:w="747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11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B5922" w:rsidRPr="009B5922" w:rsidTr="009B5922">
        <w:trPr>
          <w:cantSplit/>
          <w:trHeight w:val="309"/>
          <w:tblHeader/>
        </w:trPr>
        <w:tc>
          <w:tcPr>
            <w:tcW w:w="747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11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B5922" w:rsidRPr="009B5922" w:rsidTr="009B5922">
        <w:trPr>
          <w:cantSplit/>
          <w:trHeight w:val="309"/>
          <w:tblHeader/>
        </w:trPr>
        <w:tc>
          <w:tcPr>
            <w:tcW w:w="747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11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9B5922" w:rsidRPr="009B5922" w:rsidTr="009B5922">
        <w:trPr>
          <w:cantSplit/>
          <w:trHeight w:val="309"/>
          <w:tblHeader/>
        </w:trPr>
        <w:tc>
          <w:tcPr>
            <w:tcW w:w="747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44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1620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611" w:type="dxa"/>
            <w:shd w:val="clear" w:color="auto" w:fill="D9D9D9"/>
            <w:vAlign w:val="center"/>
          </w:tcPr>
          <w:p w:rsidR="009B5922" w:rsidRPr="009B5922" w:rsidRDefault="009B5922" w:rsidP="009B5922">
            <w:pPr>
              <w:pStyle w:val="Header"/>
              <w:spacing w:line="276" w:lineRule="auto"/>
              <w:jc w:val="both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465F65" w:rsidRDefault="00465F65" w:rsidP="00545C95">
      <w:pPr>
        <w:spacing w:line="276" w:lineRule="auto"/>
        <w:jc w:val="both"/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  <w:rPr>
          <w:b/>
          <w:bCs/>
        </w:rPr>
      </w:pPr>
    </w:p>
    <w:p w:rsidR="00040D7E" w:rsidRDefault="00040D7E" w:rsidP="00AF6C60">
      <w:pPr>
        <w:pStyle w:val="Heading10"/>
        <w:bidi w:val="0"/>
      </w:pPr>
      <w:r w:rsidRPr="00AF6C60">
        <w:lastRenderedPageBreak/>
        <w:t>General info</w:t>
      </w:r>
      <w:r>
        <w:t>:</w:t>
      </w: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  <w:r w:rsidRPr="00040D7E">
        <w:t xml:space="preserve">888 is releasing an application that </w:t>
      </w:r>
      <w:r>
        <w:t>will enable 3</w:t>
      </w:r>
      <w:r w:rsidRPr="00040D7E">
        <w:rPr>
          <w:vertAlign w:val="superscript"/>
        </w:rPr>
        <w:t>rd</w:t>
      </w:r>
      <w:r>
        <w:t xml:space="preserve"> parties game providers to develop games without connecting to 888 environments.</w:t>
      </w: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  <w:r>
        <w:t>The application will be installed on the user station.</w:t>
      </w: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</w:p>
    <w:p w:rsidR="00040D7E" w:rsidRPr="00AF6C60" w:rsidRDefault="00040D7E" w:rsidP="00AF6C60">
      <w:pPr>
        <w:pStyle w:val="Heading10"/>
        <w:bidi w:val="0"/>
        <w:rPr>
          <w:color w:val="FF0000"/>
        </w:rPr>
      </w:pPr>
      <w:r w:rsidRPr="00AF6C60">
        <w:rPr>
          <w:color w:val="FF0000"/>
        </w:rPr>
        <w:t>Necessary!</w:t>
      </w:r>
      <w:r w:rsidR="00AF6C60">
        <w:rPr>
          <w:color w:val="FF0000"/>
        </w:rPr>
        <w:t>!!!</w:t>
      </w: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</w:p>
    <w:p w:rsidR="00040D7E" w:rsidRPr="00040D7E" w:rsidRDefault="00040D7E" w:rsidP="00040D7E">
      <w:pPr>
        <w:pStyle w:val="ListParagraph"/>
        <w:numPr>
          <w:ilvl w:val="0"/>
          <w:numId w:val="9"/>
        </w:numPr>
        <w:bidi w:val="0"/>
      </w:pPr>
      <w:r w:rsidRPr="00040D7E">
        <w:t xml:space="preserve">IIS installed on your computer </w:t>
      </w:r>
    </w:p>
    <w:p w:rsidR="00040D7E" w:rsidRDefault="00586765" w:rsidP="00586765">
      <w:pPr>
        <w:pStyle w:val="ListParagraph"/>
        <w:numPr>
          <w:ilvl w:val="0"/>
          <w:numId w:val="9"/>
        </w:numPr>
        <w:bidi w:val="0"/>
        <w:spacing w:line="276" w:lineRule="auto"/>
        <w:jc w:val="left"/>
      </w:pPr>
      <w:r>
        <w:t>.Net Framework</w:t>
      </w:r>
      <w:r w:rsidR="00040D7E">
        <w:t xml:space="preserve"> 4</w:t>
      </w:r>
      <w:r>
        <w:t>.5</w:t>
      </w:r>
      <w:r w:rsidR="00040D7E">
        <w:t xml:space="preserve"> installed</w:t>
      </w: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</w:p>
    <w:p w:rsidR="00040D7E" w:rsidRDefault="00040D7E" w:rsidP="00AF6C60">
      <w:pPr>
        <w:pStyle w:val="Heading10"/>
        <w:bidi w:val="0"/>
      </w:pPr>
      <w:r w:rsidRPr="00AF6C60">
        <w:t>Step by Step installation</w:t>
      </w:r>
      <w:r>
        <w:t>.</w:t>
      </w:r>
    </w:p>
    <w:p w:rsidR="00040D7E" w:rsidRDefault="00040D7E" w:rsidP="00040D7E">
      <w:pPr>
        <w:pStyle w:val="ListParagraph"/>
        <w:bidi w:val="0"/>
        <w:spacing w:line="276" w:lineRule="auto"/>
        <w:ind w:left="0"/>
        <w:jc w:val="left"/>
      </w:pPr>
    </w:p>
    <w:p w:rsidR="00040D7E" w:rsidRDefault="00040D7E" w:rsidP="00040D7E">
      <w:pPr>
        <w:pStyle w:val="ListParagraph"/>
        <w:numPr>
          <w:ilvl w:val="0"/>
          <w:numId w:val="10"/>
        </w:numPr>
        <w:bidi w:val="0"/>
        <w:spacing w:line="276" w:lineRule="auto"/>
        <w:jc w:val="left"/>
      </w:pPr>
      <w:r>
        <w:t>888 will provide 3</w:t>
      </w:r>
      <w:r w:rsidRPr="00040D7E">
        <w:rPr>
          <w:vertAlign w:val="superscript"/>
        </w:rPr>
        <w:t>rd</w:t>
      </w:r>
      <w:r>
        <w:t xml:space="preserve"> party with the GGP mock </w:t>
      </w:r>
      <w:r w:rsidR="002267A4">
        <w:t xml:space="preserve">zip for </w:t>
      </w:r>
      <w:r>
        <w:t>installation through SFTP.</w:t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rPr>
          <w:noProof/>
        </w:rPr>
        <w:drawing>
          <wp:inline distT="0" distB="0" distL="0" distR="0">
            <wp:extent cx="6075045" cy="3661266"/>
            <wp:effectExtent l="0" t="0" r="1905" b="0"/>
            <wp:docPr id="6" name="Picture 6" descr="C:\Users\shavitc\AppData\Local\Temp\SNAGHTML15f09c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vitc\AppData\Local\Temp\SNAGHTML15f09c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6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t>GGP Mock include:</w:t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t>Thin client</w:t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t>GGP server – including all the game server engine that server team has developed.</w:t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t>Ggp simulator</w:t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t>Logger.</w:t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  <w:r>
        <w:rPr>
          <w:noProof/>
        </w:rPr>
        <w:lastRenderedPageBreak/>
        <w:drawing>
          <wp:inline distT="0" distB="0" distL="0" distR="0" wp14:anchorId="2042A8C0" wp14:editId="0665BE1F">
            <wp:extent cx="5380952" cy="26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A4" w:rsidRDefault="002267A4" w:rsidP="002267A4">
      <w:pPr>
        <w:spacing w:line="276" w:lineRule="auto"/>
      </w:pPr>
    </w:p>
    <w:p w:rsidR="00E92758" w:rsidRDefault="00E92758" w:rsidP="002267A4">
      <w:pPr>
        <w:pStyle w:val="ListParagraph"/>
        <w:numPr>
          <w:ilvl w:val="0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Installing:</w:t>
      </w:r>
    </w:p>
    <w:p w:rsidR="00E92758" w:rsidRDefault="00E92758" w:rsidP="00E92758">
      <w:pPr>
        <w:pStyle w:val="ListParagraph"/>
        <w:numPr>
          <w:ilvl w:val="1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Run the </w:t>
      </w:r>
      <w:r w:rsidRPr="00E92758">
        <w:rPr>
          <w:rFonts w:ascii="Calibri" w:hAnsi="Calibri"/>
          <w:b/>
          <w:bCs/>
          <w:sz w:val="22"/>
          <w:szCs w:val="22"/>
        </w:rPr>
        <w:t>GGPMockBootstrapper.exe</w:t>
      </w:r>
      <w:r>
        <w:rPr>
          <w:rFonts w:ascii="Calibri" w:hAnsi="Calibri"/>
          <w:sz w:val="22"/>
          <w:szCs w:val="22"/>
        </w:rPr>
        <w:t xml:space="preserve"> as administrator</w:t>
      </w:r>
    </w:p>
    <w:p w:rsid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5F7FC647" wp14:editId="7A0119ED">
            <wp:extent cx="3466667" cy="210476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</w:p>
    <w:p w:rsidR="00E92758" w:rsidRDefault="00E92758" w:rsidP="005A01DE">
      <w:pPr>
        <w:pStyle w:val="ListParagraph"/>
        <w:numPr>
          <w:ilvl w:val="1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following windo</w:t>
      </w:r>
      <w:r w:rsidR="005A01DE">
        <w:rPr>
          <w:rFonts w:ascii="Calibri" w:hAnsi="Calibri"/>
          <w:sz w:val="22"/>
          <w:szCs w:val="22"/>
        </w:rPr>
        <w:t>w</w:t>
      </w:r>
      <w:r>
        <w:rPr>
          <w:rFonts w:ascii="Calibri" w:hAnsi="Calibri"/>
          <w:sz w:val="22"/>
          <w:szCs w:val="22"/>
        </w:rPr>
        <w:t xml:space="preserve"> will appear letting you know that installer is running.</w:t>
      </w:r>
      <w:r w:rsidR="005A01DE">
        <w:rPr>
          <w:rFonts w:ascii="Calibri" w:hAnsi="Calibri"/>
          <w:sz w:val="22"/>
          <w:szCs w:val="22"/>
        </w:rPr>
        <w:t xml:space="preserve"> Usually the GGP installation takes about 1 minute.  </w:t>
      </w:r>
      <w:r w:rsidR="005A01DE">
        <w:rPr>
          <w:rFonts w:ascii="Calibri" w:hAnsi="Calibri"/>
          <w:sz w:val="22"/>
          <w:szCs w:val="22"/>
        </w:rPr>
        <w:br/>
      </w:r>
      <w:r>
        <w:rPr>
          <w:noProof/>
        </w:rPr>
        <w:drawing>
          <wp:inline distT="0" distB="0" distL="0" distR="0" wp14:anchorId="0AE8BC1D" wp14:editId="1D854E6C">
            <wp:extent cx="2285714" cy="904762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58" w:rsidRDefault="00E92758" w:rsidP="00E92758">
      <w:pPr>
        <w:pStyle w:val="ListParagraph"/>
        <w:numPr>
          <w:ilvl w:val="1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Once app is installed this is how it looks</w:t>
      </w:r>
    </w:p>
    <w:p w:rsidR="00E92758" w:rsidRDefault="005604F7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D2345C" wp14:editId="73A155CF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58" w:rsidRP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</w:p>
    <w:p w:rsidR="00E92758" w:rsidRPr="00AF6C60" w:rsidRDefault="00E92758" w:rsidP="00AF6C60">
      <w:pPr>
        <w:pStyle w:val="ListParagraph"/>
        <w:numPr>
          <w:ilvl w:val="0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t>Installing the GGP mock will add the following on your desktop:</w:t>
      </w:r>
    </w:p>
    <w:p w:rsidR="00E92758" w:rsidRPr="00B72F1F" w:rsidRDefault="002267A4" w:rsidP="00E92758">
      <w:pPr>
        <w:pStyle w:val="ListParagraph"/>
        <w:numPr>
          <w:ilvl w:val="1"/>
          <w:numId w:val="10"/>
        </w:numPr>
        <w:bidi w:val="0"/>
        <w:spacing w:line="276" w:lineRule="auto"/>
        <w:jc w:val="left"/>
        <w:rPr>
          <w:color w:val="FF0000"/>
        </w:rPr>
      </w:pPr>
      <w:r>
        <w:t>The mock will create a local folder under</w:t>
      </w:r>
      <w:r w:rsidR="00E92758" w:rsidRPr="00E92758">
        <w:t xml:space="preserve"> </w:t>
      </w:r>
      <w:r w:rsidR="00E92758" w:rsidRPr="00B72F1F">
        <w:rPr>
          <w:b/>
          <w:bCs/>
        </w:rPr>
        <w:t>wwwroot</w:t>
      </w:r>
      <w:r w:rsidR="005604F7" w:rsidRPr="00B72F1F">
        <w:rPr>
          <w:b/>
          <w:bCs/>
        </w:rPr>
        <w:t xml:space="preserve"> </w:t>
      </w:r>
      <w:r w:rsidR="00E92758" w:rsidRPr="00B72F1F">
        <w:rPr>
          <w:color w:val="FF0000"/>
        </w:rPr>
        <w:t>C:\inetpub\wwwroot\ThinClientForMock\</w:t>
      </w:r>
    </w:p>
    <w:p w:rsidR="002C23DF" w:rsidRDefault="002C23DF" w:rsidP="002C23DF">
      <w:pPr>
        <w:pStyle w:val="ListParagraph"/>
        <w:numPr>
          <w:ilvl w:val="1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Games folder will be placed under the following link. (Mock has some game folder samples inside)</w:t>
      </w:r>
    </w:p>
    <w:p w:rsidR="002C23DF" w:rsidRPr="00AF6C60" w:rsidRDefault="00AF6C60" w:rsidP="00AF6C60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05781FBB" wp14:editId="400B6C89">
            <wp:extent cx="5066667" cy="1580952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3DF" w:rsidRPr="00E92758" w:rsidRDefault="002C23DF" w:rsidP="002C23DF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</w:p>
    <w:p w:rsidR="00E92758" w:rsidRDefault="00E92758" w:rsidP="00E92758">
      <w:pPr>
        <w:pStyle w:val="ListParagraph"/>
        <w:numPr>
          <w:ilvl w:val="1"/>
          <w:numId w:val="10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 new site will be created under IIS default web site</w:t>
      </w:r>
    </w:p>
    <w:p w:rsid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D15C80" wp14:editId="3A73055D">
            <wp:extent cx="2876190" cy="345714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</w:p>
    <w:p w:rsidR="00E92758" w:rsidRP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</w:p>
    <w:p w:rsidR="00E92758" w:rsidRDefault="00C64E79" w:rsidP="00AF6C60">
      <w:pPr>
        <w:pStyle w:val="Heading10"/>
        <w:bidi w:val="0"/>
      </w:pPr>
      <w:r>
        <w:t>adding</w:t>
      </w:r>
      <w:r w:rsidR="00E92758">
        <w:t xml:space="preserve"> new game:</w:t>
      </w:r>
    </w:p>
    <w:p w:rsidR="00E92758" w:rsidRDefault="00E92758" w:rsidP="00AF6C60">
      <w:pPr>
        <w:pStyle w:val="ListParagraph"/>
        <w:numPr>
          <w:ilvl w:val="0"/>
          <w:numId w:val="12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When new game engine is created GGP server </w:t>
      </w:r>
      <w:r w:rsidR="002C23DF">
        <w:rPr>
          <w:rFonts w:ascii="Calibri" w:hAnsi="Calibri"/>
          <w:sz w:val="22"/>
          <w:szCs w:val="22"/>
        </w:rPr>
        <w:t>developers</w:t>
      </w:r>
      <w:r>
        <w:rPr>
          <w:rFonts w:ascii="Calibri" w:hAnsi="Calibri"/>
          <w:sz w:val="22"/>
          <w:szCs w:val="22"/>
        </w:rPr>
        <w:t xml:space="preserve"> will add it to GGP version.</w:t>
      </w:r>
    </w:p>
    <w:p w:rsidR="00E92758" w:rsidRDefault="00E92758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 GGP mock will update the server version in the GGP mock.</w:t>
      </w:r>
    </w:p>
    <w:p w:rsidR="00E92758" w:rsidRDefault="00E92758" w:rsidP="00AF6C60">
      <w:pPr>
        <w:pStyle w:val="ListParagraph"/>
        <w:numPr>
          <w:ilvl w:val="0"/>
          <w:numId w:val="12"/>
        </w:numPr>
        <w:bidi w:val="0"/>
        <w:spacing w:line="276" w:lineRule="auto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You can easily see the GGP version when clicking on the game server link on the left bar.</w:t>
      </w:r>
    </w:p>
    <w:p w:rsidR="00E92758" w:rsidRDefault="004B2D7C" w:rsidP="00E92758">
      <w:pPr>
        <w:pStyle w:val="ListParagraph"/>
        <w:bidi w:val="0"/>
        <w:spacing w:line="276" w:lineRule="auto"/>
        <w:ind w:left="144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410200" cy="2581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160" w:rsidRDefault="00645160" w:rsidP="004B2D7C">
      <w:pPr>
        <w:pStyle w:val="ListParagraph"/>
        <w:numPr>
          <w:ilvl w:val="0"/>
          <w:numId w:val="12"/>
        </w:numPr>
        <w:bidi w:val="0"/>
        <w:spacing w:line="276" w:lineRule="auto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When New GGP mock version is released it is not running over the game folders, so you do not have to worry about games been deleted from your local folder.</w:t>
      </w:r>
    </w:p>
    <w:p w:rsidR="00645160" w:rsidRPr="00645160" w:rsidRDefault="00645160" w:rsidP="00AF6C60">
      <w:pPr>
        <w:pStyle w:val="ListParagraph"/>
        <w:numPr>
          <w:ilvl w:val="0"/>
          <w:numId w:val="12"/>
        </w:numPr>
        <w:bidi w:val="0"/>
        <w:spacing w:line="276" w:lineRule="auto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When you</w:t>
      </w:r>
      <w:r w:rsidRPr="00645160">
        <w:rPr>
          <w:rFonts w:ascii="Calibri" w:hAnsi="Calibri"/>
          <w:sz w:val="22"/>
          <w:szCs w:val="22"/>
        </w:rPr>
        <w:t xml:space="preserve"> want to add more game</w:t>
      </w:r>
      <w:r w:rsidR="004B2D7C">
        <w:rPr>
          <w:rFonts w:ascii="Calibri" w:hAnsi="Calibri"/>
          <w:sz w:val="22"/>
          <w:szCs w:val="22"/>
        </w:rPr>
        <w:t>s</w:t>
      </w:r>
      <w:r w:rsidRPr="00645160">
        <w:rPr>
          <w:rFonts w:ascii="Calibri" w:hAnsi="Calibri"/>
          <w:sz w:val="22"/>
          <w:szCs w:val="22"/>
        </w:rPr>
        <w:t xml:space="preserve"> you need to place them under</w:t>
      </w:r>
      <w:r w:rsidRPr="00645160">
        <w:rPr>
          <w:rFonts w:ascii="Calibri" w:hAnsi="Calibri" w:cs="Times New Roman"/>
          <w:sz w:val="22"/>
          <w:szCs w:val="22"/>
          <w:rtl/>
        </w:rPr>
        <w:t xml:space="preserve"> :</w:t>
      </w:r>
    </w:p>
    <w:p w:rsidR="00E92758" w:rsidRDefault="00645160" w:rsidP="00645160">
      <w:pPr>
        <w:pStyle w:val="ListParagraph"/>
        <w:bidi w:val="0"/>
        <w:spacing w:line="276" w:lineRule="auto"/>
        <w:ind w:left="1440"/>
        <w:rPr>
          <w:rFonts w:ascii="Calibri" w:hAnsi="Calibri"/>
          <w:sz w:val="22"/>
          <w:szCs w:val="22"/>
        </w:rPr>
      </w:pPr>
      <w:r w:rsidRPr="00645160">
        <w:rPr>
          <w:rFonts w:ascii="Calibri" w:hAnsi="Calibri"/>
          <w:sz w:val="22"/>
          <w:szCs w:val="22"/>
        </w:rPr>
        <w:t>C:\inetpub\wwwroot\ThinClientForMock\versionX\games\</w:t>
      </w:r>
      <w:r>
        <w:rPr>
          <w:rFonts w:ascii="Calibri" w:hAnsi="Calibri"/>
          <w:sz w:val="22"/>
          <w:szCs w:val="22"/>
        </w:rPr>
        <w:t xml:space="preserve"> </w:t>
      </w:r>
    </w:p>
    <w:p w:rsidR="00645160" w:rsidRDefault="00645160" w:rsidP="00AF6C60">
      <w:pPr>
        <w:pStyle w:val="ListParagraph"/>
        <w:numPr>
          <w:ilvl w:val="0"/>
          <w:numId w:val="12"/>
        </w:numPr>
        <w:bidi w:val="0"/>
        <w:spacing w:line="276" w:lineRule="auto"/>
        <w:rPr>
          <w:rFonts w:ascii="Calibri" w:hAnsi="Calibri"/>
          <w:sz w:val="22"/>
          <w:szCs w:val="22"/>
        </w:rPr>
      </w:pPr>
      <w:r>
        <w:t>After the installation you can search for GGP MOCK on the computer and open it from start menu:</w:t>
      </w:r>
    </w:p>
    <w:p w:rsidR="00645160" w:rsidRDefault="00645160" w:rsidP="00645160">
      <w:pPr>
        <w:pStyle w:val="ListParagraph"/>
        <w:bidi w:val="0"/>
        <w:spacing w:line="276" w:lineRule="auto"/>
        <w:ind w:left="1440"/>
      </w:pPr>
      <w:r>
        <w:lastRenderedPageBreak/>
        <w:t>I have added it to the taskbar</w:t>
      </w:r>
    </w:p>
    <w:p w:rsidR="00645160" w:rsidRDefault="00645160" w:rsidP="00645160">
      <w:pPr>
        <w:pStyle w:val="ListParagraph"/>
        <w:bidi w:val="0"/>
        <w:spacing w:line="276" w:lineRule="auto"/>
        <w:ind w:left="1440"/>
      </w:pPr>
    </w:p>
    <w:p w:rsidR="00645160" w:rsidRDefault="00645160" w:rsidP="00645160">
      <w:pPr>
        <w:pStyle w:val="ListParagraph"/>
        <w:bidi w:val="0"/>
        <w:spacing w:line="276" w:lineRule="auto"/>
        <w:ind w:left="1440"/>
      </w:pPr>
    </w:p>
    <w:p w:rsidR="00645160" w:rsidRDefault="00645160" w:rsidP="00645160">
      <w:pPr>
        <w:pStyle w:val="ListParagraph"/>
        <w:bidi w:val="0"/>
        <w:spacing w:line="276" w:lineRule="auto"/>
        <w:ind w:left="1440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253D911E" wp14:editId="104907ED">
            <wp:extent cx="2485714" cy="377142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60" w:rsidRDefault="00645160" w:rsidP="00645160">
      <w:pPr>
        <w:pStyle w:val="ListParagraph"/>
        <w:bidi w:val="0"/>
        <w:spacing w:line="276" w:lineRule="auto"/>
        <w:ind w:left="1440"/>
        <w:rPr>
          <w:rFonts w:ascii="Calibri" w:hAnsi="Calibri"/>
          <w:sz w:val="22"/>
          <w:szCs w:val="22"/>
        </w:rPr>
      </w:pPr>
    </w:p>
    <w:p w:rsidR="00645160" w:rsidRDefault="00C64E79" w:rsidP="00AF6C60">
      <w:pPr>
        <w:pStyle w:val="ListParagraph"/>
        <w:numPr>
          <w:ilvl w:val="0"/>
          <w:numId w:val="12"/>
        </w:numPr>
        <w:bidi w:val="0"/>
        <w:spacing w:line="276" w:lineRule="auto"/>
      </w:pPr>
      <w:r>
        <w:t>In order to add new game to the GGP Mock all you have to do is copy the game folder to the games folder</w:t>
      </w: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C64E79" w:rsidP="00C64E79">
      <w:pPr>
        <w:pStyle w:val="ListParagraph"/>
        <w:bidi w:val="0"/>
        <w:spacing w:line="276" w:lineRule="auto"/>
      </w:pPr>
      <w:r>
        <w:rPr>
          <w:noProof/>
        </w:rPr>
        <w:drawing>
          <wp:inline distT="0" distB="0" distL="0" distR="0" wp14:anchorId="64FBEE6B" wp14:editId="0EAE196D">
            <wp:extent cx="6075045" cy="2970530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4B2D7C" w:rsidP="00C64E79">
      <w:pPr>
        <w:pStyle w:val="ListParagraph"/>
        <w:bidi w:val="0"/>
        <w:spacing w:line="276" w:lineRule="auto"/>
      </w:pPr>
      <w:r>
        <w:rPr>
          <w:noProof/>
        </w:rPr>
        <w:drawing>
          <wp:inline distT="0" distB="0" distL="0" distR="0">
            <wp:extent cx="6057900" cy="3543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9" w:rsidRDefault="00C64E79" w:rsidP="00C64E79">
      <w:pPr>
        <w:pStyle w:val="ListParagraph"/>
        <w:bidi w:val="0"/>
        <w:spacing w:line="276" w:lineRule="auto"/>
      </w:pPr>
    </w:p>
    <w:p w:rsidR="00C64E79" w:rsidRDefault="00C64E79" w:rsidP="00AF6C60">
      <w:pPr>
        <w:pStyle w:val="ListParagraph"/>
        <w:numPr>
          <w:ilvl w:val="0"/>
          <w:numId w:val="12"/>
        </w:numPr>
        <w:bidi w:val="0"/>
        <w:spacing w:line="276" w:lineRule="auto"/>
      </w:pPr>
      <w:r>
        <w:t xml:space="preserve">In order to add HTML5 game to the GGP Mock you need to copy the following files to: </w:t>
      </w:r>
      <w:r w:rsidRPr="00C64E79">
        <w:t>C:\inetpub\wwwroot\Html5GamesForGGPMock\</w:t>
      </w:r>
    </w:p>
    <w:p w:rsidR="00C64E79" w:rsidRDefault="00C64E79" w:rsidP="00C64E79">
      <w:pPr>
        <w:pStyle w:val="ListParagraph"/>
        <w:bidi w:val="0"/>
        <w:spacing w:line="276" w:lineRule="auto"/>
        <w:ind w:left="1440"/>
      </w:pPr>
    </w:p>
    <w:p w:rsidR="00C64E79" w:rsidRPr="00645160" w:rsidRDefault="00C64E79" w:rsidP="00C64E79">
      <w:pPr>
        <w:pStyle w:val="ListParagraph"/>
        <w:bidi w:val="0"/>
        <w:spacing w:line="276" w:lineRule="auto"/>
        <w:ind w:left="1440"/>
      </w:pPr>
      <w:r>
        <w:rPr>
          <w:noProof/>
        </w:rPr>
        <w:drawing>
          <wp:inline distT="0" distB="0" distL="0" distR="0" wp14:anchorId="09248FD2" wp14:editId="3A231D31">
            <wp:extent cx="5570220" cy="3163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481" cy="31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A4" w:rsidRDefault="002267A4" w:rsidP="002267A4">
      <w:pPr>
        <w:pStyle w:val="ListParagraph"/>
        <w:bidi w:val="0"/>
        <w:spacing w:line="276" w:lineRule="auto"/>
        <w:jc w:val="left"/>
      </w:pPr>
    </w:p>
    <w:p w:rsidR="00C64E79" w:rsidRDefault="00C64E79" w:rsidP="00C64E79">
      <w:pPr>
        <w:pStyle w:val="ListParagraph"/>
        <w:bidi w:val="0"/>
        <w:spacing w:line="276" w:lineRule="auto"/>
        <w:jc w:val="left"/>
      </w:pPr>
      <w:r>
        <w:t>Folder structure for HTML is a bit deferent…</w:t>
      </w:r>
    </w:p>
    <w:p w:rsidR="00C64E79" w:rsidRDefault="00C64E79" w:rsidP="00C64E79">
      <w:pPr>
        <w:pStyle w:val="ListParagraph"/>
        <w:bidi w:val="0"/>
        <w:spacing w:line="276" w:lineRule="auto"/>
        <w:jc w:val="left"/>
      </w:pPr>
      <w:r>
        <w:lastRenderedPageBreak/>
        <w:t xml:space="preserve">Game id folder </w:t>
      </w:r>
      <w:r>
        <w:sym w:font="Wingdings" w:char="F0E0"/>
      </w:r>
      <w:r>
        <w:t xml:space="preserve"> </w:t>
      </w:r>
      <w:r w:rsidRPr="00C64E79">
        <w:rPr>
          <w:b/>
          <w:bCs/>
        </w:rPr>
        <w:t>chill</w:t>
      </w:r>
      <w:r>
        <w:t xml:space="preserve"> folder </w:t>
      </w:r>
      <w:r>
        <w:sym w:font="Wingdings" w:char="F0E0"/>
      </w:r>
      <w:r>
        <w:t xml:space="preserve"> chill files</w:t>
      </w:r>
    </w:p>
    <w:p w:rsidR="00C64E79" w:rsidRDefault="00C64E79" w:rsidP="00C64E79">
      <w:pPr>
        <w:pStyle w:val="ListParagraph"/>
        <w:bidi w:val="0"/>
        <w:spacing w:line="276" w:lineRule="auto"/>
        <w:jc w:val="left"/>
      </w:pPr>
      <w:r>
        <w:tab/>
      </w:r>
      <w:r>
        <w:tab/>
        <w:t xml:space="preserve">  </w:t>
      </w:r>
      <w:r>
        <w:sym w:font="Wingdings" w:char="F0E0"/>
      </w:r>
      <w:r>
        <w:t xml:space="preserve"> </w:t>
      </w:r>
      <w:r w:rsidRPr="00C64E79">
        <w:rPr>
          <w:b/>
          <w:bCs/>
        </w:rPr>
        <w:t>game</w:t>
      </w:r>
      <w:r>
        <w:t xml:space="preserve"> folder </w:t>
      </w:r>
      <w:r>
        <w:sym w:font="Wingdings" w:char="F0E0"/>
      </w:r>
      <w:r>
        <w:t xml:space="preserve"> game files</w:t>
      </w:r>
    </w:p>
    <w:p w:rsidR="00C64E79" w:rsidRDefault="00C64E79" w:rsidP="00C64E79">
      <w:pPr>
        <w:pStyle w:val="ListParagraph"/>
        <w:bidi w:val="0"/>
        <w:spacing w:line="276" w:lineRule="auto"/>
        <w:jc w:val="left"/>
      </w:pPr>
    </w:p>
    <w:p w:rsidR="00C64E79" w:rsidRDefault="00C64E79" w:rsidP="00C64E79">
      <w:pPr>
        <w:pStyle w:val="ListParagraph"/>
        <w:bidi w:val="0"/>
        <w:spacing w:line="276" w:lineRule="auto"/>
        <w:jc w:val="left"/>
      </w:pPr>
    </w:p>
    <w:p w:rsidR="00AF6C60" w:rsidRDefault="00AF6C60" w:rsidP="00AF6C60">
      <w:pPr>
        <w:pStyle w:val="ListParagraph"/>
        <w:bidi w:val="0"/>
        <w:spacing w:line="276" w:lineRule="auto"/>
        <w:jc w:val="left"/>
      </w:pPr>
    </w:p>
    <w:p w:rsidR="00AF6C60" w:rsidRDefault="00AF6C60" w:rsidP="00AF6C60">
      <w:pPr>
        <w:pStyle w:val="ListParagraph"/>
        <w:bidi w:val="0"/>
        <w:spacing w:line="276" w:lineRule="auto"/>
        <w:jc w:val="left"/>
      </w:pPr>
    </w:p>
    <w:p w:rsidR="00AF6C60" w:rsidRDefault="00AF6C60" w:rsidP="00AF6C60">
      <w:pPr>
        <w:pStyle w:val="Heading10"/>
        <w:bidi w:val="0"/>
      </w:pPr>
      <w:r>
        <w:t>Application overview:</w:t>
      </w:r>
    </w:p>
    <w:p w:rsidR="00AF6C60" w:rsidRDefault="00AF6C60" w:rsidP="00AF6C60">
      <w:pPr>
        <w:pStyle w:val="List2"/>
      </w:pPr>
    </w:p>
    <w:p w:rsidR="00AF6C60" w:rsidRPr="007A7A89" w:rsidRDefault="00AF6C60" w:rsidP="00AF6C60">
      <w:pPr>
        <w:pStyle w:val="Heading1"/>
        <w:rPr>
          <w:sz w:val="20"/>
          <w:szCs w:val="20"/>
        </w:rPr>
      </w:pPr>
      <w:r w:rsidRPr="007A7A89">
        <w:rPr>
          <w:sz w:val="20"/>
          <w:szCs w:val="20"/>
        </w:rPr>
        <w:t>GGP mock data:</w:t>
      </w:r>
    </w:p>
    <w:p w:rsidR="00AF6C60" w:rsidRDefault="00AF6C60" w:rsidP="00AF6C60">
      <w:pPr>
        <w:pStyle w:val="ListParagraph"/>
        <w:bidi w:val="0"/>
        <w:spacing w:line="276" w:lineRule="auto"/>
        <w:ind w:left="1440"/>
      </w:pPr>
    </w:p>
    <w:p w:rsidR="00AF6C60" w:rsidRDefault="007A7A89" w:rsidP="007A7A89">
      <w:pPr>
        <w:pStyle w:val="ListParagraph"/>
        <w:bidi w:val="0"/>
        <w:spacing w:line="276" w:lineRule="auto"/>
      </w:pPr>
      <w:r>
        <w:rPr>
          <w:noProof/>
        </w:rPr>
        <w:drawing>
          <wp:inline distT="0" distB="0" distL="0" distR="0">
            <wp:extent cx="6075045" cy="3161503"/>
            <wp:effectExtent l="0" t="0" r="1905" b="1270"/>
            <wp:docPr id="21" name="Picture 21" descr="C:\Users\shavitc\AppData\Local\Temp\SNAGHTML164010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vitc\AppData\Local\Temp\SNAGHTML164010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16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60" w:rsidRDefault="00AF6C60" w:rsidP="007A7A89">
      <w:pPr>
        <w:pStyle w:val="ListParagraph"/>
        <w:bidi w:val="0"/>
        <w:spacing w:line="276" w:lineRule="auto"/>
      </w:pPr>
    </w:p>
    <w:p w:rsidR="00AF6C60" w:rsidRDefault="007A7A89" w:rsidP="007A7A89">
      <w:pPr>
        <w:pStyle w:val="ListParagraph"/>
        <w:bidi w:val="0"/>
        <w:spacing w:line="276" w:lineRule="auto"/>
      </w:pPr>
      <w:r>
        <w:t>In this link you can set:</w:t>
      </w:r>
    </w:p>
    <w:p w:rsidR="007A7A89" w:rsidRDefault="007A7A89" w:rsidP="007A7A89">
      <w:pPr>
        <w:pStyle w:val="ListParagraph"/>
        <w:numPr>
          <w:ilvl w:val="0"/>
          <w:numId w:val="15"/>
        </w:numPr>
        <w:bidi w:val="0"/>
        <w:spacing w:line="276" w:lineRule="auto"/>
        <w:ind w:left="1080"/>
      </w:pPr>
      <w:r>
        <w:t>User bankroll</w:t>
      </w:r>
    </w:p>
    <w:p w:rsidR="007A7A89" w:rsidRDefault="007A7A89" w:rsidP="007A7A89">
      <w:pPr>
        <w:pStyle w:val="ListParagraph"/>
        <w:numPr>
          <w:ilvl w:val="0"/>
          <w:numId w:val="15"/>
        </w:numPr>
        <w:bidi w:val="0"/>
        <w:spacing w:line="276" w:lineRule="auto"/>
        <w:ind w:left="1080"/>
      </w:pPr>
      <w:r>
        <w:t>JP value</w:t>
      </w:r>
    </w:p>
    <w:p w:rsidR="007A7A89" w:rsidRDefault="007A7A89" w:rsidP="007A7A89">
      <w:pPr>
        <w:pStyle w:val="ListParagraph"/>
        <w:numPr>
          <w:ilvl w:val="0"/>
          <w:numId w:val="15"/>
        </w:numPr>
        <w:bidi w:val="0"/>
        <w:spacing w:line="276" w:lineRule="auto"/>
        <w:ind w:left="1080"/>
      </w:pPr>
      <w:r>
        <w:t>Free play (state, balance, limit, max bet and max winning)</w:t>
      </w:r>
    </w:p>
    <w:p w:rsidR="007A7A89" w:rsidRDefault="007A7A89" w:rsidP="007A7A89">
      <w:pPr>
        <w:pStyle w:val="ListParagraph"/>
        <w:bidi w:val="0"/>
        <w:spacing w:line="276" w:lineRule="auto"/>
        <w:ind w:left="1080"/>
      </w:pPr>
      <w:r>
        <w:rPr>
          <w:noProof/>
        </w:rPr>
        <w:drawing>
          <wp:inline distT="0" distB="0" distL="0" distR="0" wp14:anchorId="0F093800" wp14:editId="0796B0DA">
            <wp:extent cx="3123809" cy="2057143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06" w:rsidRDefault="007A7A89" w:rsidP="006E1306">
      <w:pPr>
        <w:pStyle w:val="ListParagraph"/>
        <w:numPr>
          <w:ilvl w:val="0"/>
          <w:numId w:val="15"/>
        </w:numPr>
        <w:bidi w:val="0"/>
        <w:spacing w:line="276" w:lineRule="auto"/>
        <w:ind w:left="1080"/>
        <w:rPr>
          <w:ins w:id="1" w:author="Florin Iacob" w:date="2015-09-30T10:54:00Z"/>
        </w:rPr>
      </w:pPr>
      <w:r>
        <w:t>Regulation type.</w:t>
      </w:r>
    </w:p>
    <w:p w:rsidR="006E1306" w:rsidRDefault="006E1306" w:rsidP="004B2D7C">
      <w:pPr>
        <w:spacing w:line="276" w:lineRule="auto"/>
        <w:ind w:left="720"/>
        <w:rPr>
          <w:ins w:id="2" w:author="Florin Iacob" w:date="2015-09-30T10:54:00Z"/>
        </w:rPr>
      </w:pPr>
    </w:p>
    <w:p w:rsidR="006E1306" w:rsidRPr="004B2D7C" w:rsidRDefault="006E1306" w:rsidP="004B2D7C">
      <w:pPr>
        <w:spacing w:line="276" w:lineRule="auto"/>
        <w:ind w:left="720"/>
        <w:rPr>
          <w:b/>
          <w:bCs/>
        </w:rPr>
      </w:pPr>
      <w:ins w:id="3" w:author="Florin Iacob" w:date="2015-09-30T10:54:00Z">
        <w:r w:rsidRPr="004B2D7C">
          <w:rPr>
            <w:b/>
            <w:bCs/>
          </w:rPr>
          <w:t xml:space="preserve">Imporant: </w:t>
        </w:r>
      </w:ins>
      <w:ins w:id="4" w:author="Florin Iacob" w:date="2015-09-30T10:55:00Z">
        <w:r w:rsidRPr="004B2D7C">
          <w:rPr>
            <w:b/>
            <w:bCs/>
          </w:rPr>
          <w:t xml:space="preserve">You must click on the </w:t>
        </w:r>
        <w:r w:rsidRPr="004B2D7C">
          <w:rPr>
            <w:b/>
            <w:bCs/>
            <w:noProof/>
            <w:rPrChange w:id="5">
              <w:rPr>
                <w:noProof/>
              </w:rPr>
            </w:rPrChange>
          </w:rPr>
          <w:drawing>
            <wp:inline distT="0" distB="0" distL="0" distR="0" wp14:anchorId="0D177535" wp14:editId="57F83504">
              <wp:extent cx="2076450" cy="24765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7645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ins w:id="6" w:author="Florin Iacob" w:date="2015-09-30T10:56:00Z">
        <w:r w:rsidRPr="004B2D7C">
          <w:rPr>
            <w:b/>
            <w:bCs/>
          </w:rPr>
          <w:t>link in order to apply the changes on the GGP server.</w:t>
        </w:r>
      </w:ins>
    </w:p>
    <w:p w:rsidR="00AF6C60" w:rsidRDefault="007A7A89" w:rsidP="009D0D86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3900DD38" wp14:editId="7133903F">
            <wp:extent cx="3076190" cy="3076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60" w:rsidRDefault="00AF6C60" w:rsidP="007A7A89">
      <w:pPr>
        <w:pStyle w:val="ListParagraph"/>
        <w:bidi w:val="0"/>
        <w:spacing w:line="276" w:lineRule="auto"/>
      </w:pPr>
    </w:p>
    <w:p w:rsidR="00AF6C60" w:rsidRDefault="007A7A89" w:rsidP="007A7A89">
      <w:pPr>
        <w:pStyle w:val="Heading1"/>
        <w:rPr>
          <w:sz w:val="20"/>
          <w:szCs w:val="20"/>
        </w:rPr>
      </w:pPr>
      <w:r>
        <w:rPr>
          <w:sz w:val="20"/>
          <w:szCs w:val="20"/>
        </w:rPr>
        <w:t>GGP Simulator</w:t>
      </w:r>
    </w:p>
    <w:p w:rsidR="000602BC" w:rsidDel="006E1306" w:rsidRDefault="006E1306" w:rsidP="00745ED0">
      <w:pPr>
        <w:ind w:left="630"/>
        <w:rPr>
          <w:del w:id="7" w:author="Florin Iacob" w:date="2015-09-30T10:57:00Z"/>
          <w:noProof/>
        </w:rPr>
      </w:pPr>
      <w:r>
        <w:rPr>
          <w:noProof/>
        </w:rPr>
        <w:drawing>
          <wp:inline distT="0" distB="0" distL="0" distR="0">
            <wp:extent cx="6067425" cy="3419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D0" w:rsidRDefault="00745ED0" w:rsidP="006E1306">
      <w:pPr>
        <w:ind w:left="630"/>
        <w:rPr>
          <w:noProof/>
        </w:rPr>
      </w:pPr>
    </w:p>
    <w:p w:rsidR="00745ED0" w:rsidRDefault="006E1306" w:rsidP="006E1306">
      <w:pPr>
        <w:ind w:left="630"/>
        <w:rPr>
          <w:noProof/>
        </w:rPr>
      </w:pPr>
      <w:r>
        <w:rPr>
          <w:noProof/>
        </w:rPr>
        <w:lastRenderedPageBreak/>
        <w:t xml:space="preserve">The GGP Simulator is embeded in the GGP Mock user interface but you can always open it in a separate browser by clicking on the </w:t>
      </w:r>
      <w:r>
        <w:rPr>
          <w:noProof/>
        </w:rPr>
        <w:drawing>
          <wp:inline distT="0" distB="0" distL="0" distR="0">
            <wp:extent cx="2305050" cy="257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link.</w:t>
      </w:r>
    </w:p>
    <w:p w:rsidR="00745ED0" w:rsidRDefault="00745ED0" w:rsidP="00745ED0">
      <w:pPr>
        <w:ind w:left="630"/>
        <w:rPr>
          <w:noProof/>
        </w:rPr>
      </w:pPr>
    </w:p>
    <w:p w:rsidR="00745ED0" w:rsidRDefault="00745ED0" w:rsidP="00745ED0">
      <w:pPr>
        <w:ind w:left="630"/>
        <w:rPr>
          <w:noProof/>
        </w:rPr>
      </w:pPr>
    </w:p>
    <w:p w:rsidR="00745ED0" w:rsidRDefault="00745ED0" w:rsidP="00745ED0">
      <w:pPr>
        <w:ind w:left="630"/>
        <w:rPr>
          <w:noProof/>
        </w:rPr>
      </w:pPr>
    </w:p>
    <w:p w:rsidR="004B2D7C" w:rsidRDefault="004B2D7C">
      <w:pPr>
        <w:rPr>
          <w:noProof/>
        </w:rPr>
      </w:pPr>
      <w:r>
        <w:rPr>
          <w:noProof/>
        </w:rPr>
        <w:br w:type="page"/>
      </w:r>
    </w:p>
    <w:p w:rsidR="007A7A89" w:rsidRDefault="007A7A89" w:rsidP="007A7A89">
      <w:pPr>
        <w:pStyle w:val="Heading1"/>
        <w:rPr>
          <w:sz w:val="20"/>
          <w:szCs w:val="20"/>
        </w:rPr>
      </w:pPr>
      <w:r>
        <w:rPr>
          <w:sz w:val="20"/>
          <w:szCs w:val="20"/>
        </w:rPr>
        <w:lastRenderedPageBreak/>
        <w:t>Game Server</w:t>
      </w:r>
    </w:p>
    <w:p w:rsidR="00745ED0" w:rsidRDefault="00745ED0" w:rsidP="00745ED0">
      <w:pPr>
        <w:pStyle w:val="ListParagraph"/>
        <w:bidi w:val="0"/>
        <w:spacing w:line="276" w:lineRule="auto"/>
      </w:pPr>
      <w:r>
        <w:t>Here you can find the GGP version and installer.</w:t>
      </w:r>
    </w:p>
    <w:p w:rsidR="00745ED0" w:rsidRPr="00745ED0" w:rsidRDefault="00745ED0" w:rsidP="00745ED0">
      <w:pPr>
        <w:ind w:left="990"/>
      </w:pPr>
    </w:p>
    <w:p w:rsidR="007A7A89" w:rsidRDefault="007A7A89" w:rsidP="009D0D86">
      <w:pPr>
        <w:ind w:left="630"/>
        <w:rPr>
          <w:noProof/>
        </w:rPr>
      </w:pPr>
      <w:r>
        <w:rPr>
          <w:noProof/>
        </w:rPr>
        <w:drawing>
          <wp:inline distT="0" distB="0" distL="0" distR="0">
            <wp:extent cx="6075045" cy="3287129"/>
            <wp:effectExtent l="0" t="0" r="1905" b="8890"/>
            <wp:docPr id="26" name="Picture 26" descr="C:\Users\shavitc\AppData\Local\Temp\SNAGHTML164800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avitc\AppData\Local\Temp\SNAGHTML164800c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28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D0" w:rsidRDefault="00745ED0" w:rsidP="009D0D86">
      <w:pPr>
        <w:ind w:left="630"/>
        <w:rPr>
          <w:noProof/>
        </w:rPr>
      </w:pPr>
    </w:p>
    <w:p w:rsidR="00745ED0" w:rsidRPr="009D0D86" w:rsidRDefault="00745ED0" w:rsidP="009D0D86">
      <w:pPr>
        <w:ind w:left="630"/>
        <w:rPr>
          <w:noProof/>
        </w:rPr>
      </w:pPr>
    </w:p>
    <w:p w:rsidR="007A7A89" w:rsidRDefault="007A7A89" w:rsidP="007A7A89">
      <w:pPr>
        <w:pStyle w:val="Heading2"/>
        <w:rPr>
          <w:sz w:val="20"/>
          <w:szCs w:val="20"/>
        </w:rPr>
      </w:pPr>
      <w:r w:rsidRPr="00E23B81">
        <w:rPr>
          <w:sz w:val="20"/>
          <w:szCs w:val="20"/>
        </w:rPr>
        <w:t>GGP Logs</w:t>
      </w:r>
    </w:p>
    <w:p w:rsidR="00745ED0" w:rsidRPr="00E23B81" w:rsidRDefault="00745ED0" w:rsidP="00745ED0">
      <w:pPr>
        <w:pStyle w:val="ListParagraph"/>
        <w:bidi w:val="0"/>
        <w:spacing w:line="276" w:lineRule="auto"/>
      </w:pPr>
      <w:r>
        <w:t>Here you’ll be able to see the server logs in case of errors, while developing.</w:t>
      </w:r>
    </w:p>
    <w:p w:rsidR="007A7A89" w:rsidRDefault="0019035C" w:rsidP="009D0D86">
      <w:pPr>
        <w:ind w:left="630"/>
        <w:rPr>
          <w:noProof/>
        </w:rPr>
      </w:pPr>
      <w:r>
        <w:rPr>
          <w:noProof/>
        </w:rPr>
        <w:drawing>
          <wp:inline distT="0" distB="0" distL="0" distR="0" wp14:anchorId="1381B47B" wp14:editId="43F248C8">
            <wp:extent cx="5562600" cy="312896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647" cy="31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BF" w:rsidRPr="009D0D86" w:rsidRDefault="00E648BF" w:rsidP="00E648BF">
      <w:pPr>
        <w:ind w:left="630"/>
        <w:rPr>
          <w:noProof/>
        </w:rPr>
      </w:pPr>
      <w:r>
        <w:rPr>
          <w:noProof/>
        </w:rPr>
        <w:lastRenderedPageBreak/>
        <w:t xml:space="preserve">GGP also writes all the logs in text files that can be found in the </w:t>
      </w:r>
      <w:r w:rsidRPr="00E648BF">
        <w:rPr>
          <w:b/>
          <w:bCs/>
          <w:noProof/>
        </w:rPr>
        <w:t>C:\GGPMock\GGPLogs</w:t>
      </w:r>
      <w:r>
        <w:rPr>
          <w:noProof/>
        </w:rPr>
        <w:t xml:space="preserve"> folder</w:t>
      </w:r>
      <w:r w:rsidR="00740E63">
        <w:rPr>
          <w:noProof/>
        </w:rPr>
        <w:t>. Critical errors are also written in the Windows Event Logs.</w:t>
      </w:r>
    </w:p>
    <w:p w:rsidR="00E23B81" w:rsidRDefault="00E23B81" w:rsidP="00E23B81">
      <w:pPr>
        <w:pStyle w:val="Heading2"/>
        <w:rPr>
          <w:sz w:val="20"/>
          <w:szCs w:val="20"/>
        </w:rPr>
      </w:pPr>
      <w:r>
        <w:rPr>
          <w:sz w:val="20"/>
          <w:szCs w:val="20"/>
        </w:rPr>
        <w:t>Available games</w:t>
      </w:r>
    </w:p>
    <w:p w:rsidR="00745ED0" w:rsidRPr="00E23B81" w:rsidRDefault="00745ED0" w:rsidP="00CC7F90">
      <w:pPr>
        <w:pStyle w:val="ListParagraph"/>
        <w:bidi w:val="0"/>
        <w:spacing w:line="276" w:lineRule="auto"/>
      </w:pPr>
      <w:r>
        <w:t>Here you’ll be able to see the ga</w:t>
      </w:r>
      <w:r w:rsidR="0019035C">
        <w:t xml:space="preserve">mes supported by the </w:t>
      </w:r>
      <w:r w:rsidR="00CC7F90">
        <w:t xml:space="preserve">current </w:t>
      </w:r>
      <w:r w:rsidR="0019035C">
        <w:t>GGP</w:t>
      </w:r>
      <w:r w:rsidR="00CC7F90">
        <w:t xml:space="preserve"> installation</w:t>
      </w:r>
      <w:r>
        <w:t>.</w:t>
      </w:r>
    </w:p>
    <w:p w:rsidR="00745ED0" w:rsidRPr="00E23B81" w:rsidRDefault="00745ED0" w:rsidP="00745ED0">
      <w:r>
        <w:tab/>
      </w:r>
    </w:p>
    <w:p w:rsidR="00E23B81" w:rsidRDefault="00E23B81" w:rsidP="009D0D86">
      <w:pPr>
        <w:ind w:left="630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6075045" cy="3186909"/>
            <wp:effectExtent l="0" t="0" r="1905" b="0"/>
            <wp:docPr id="28" name="Picture 28" descr="C:\Users\shavitc\AppData\Local\Temp\SNAGHTML1649b6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avitc\AppData\Local\Temp\SNAGHTML1649b6c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318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B81" w:rsidRDefault="00E23B81" w:rsidP="009D0D86">
      <w:pPr>
        <w:ind w:left="630"/>
        <w:rPr>
          <w:sz w:val="20"/>
          <w:szCs w:val="20"/>
        </w:rPr>
      </w:pPr>
    </w:p>
    <w:p w:rsidR="00E23B81" w:rsidRDefault="00E23B81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45ED0" w:rsidRDefault="00745ED0" w:rsidP="009D0D86">
      <w:pPr>
        <w:ind w:left="630"/>
        <w:rPr>
          <w:sz w:val="20"/>
          <w:szCs w:val="20"/>
        </w:rPr>
      </w:pPr>
    </w:p>
    <w:p w:rsidR="007A7A89" w:rsidRDefault="00E23B81" w:rsidP="007A7A89">
      <w:pPr>
        <w:pStyle w:val="Heading1"/>
        <w:rPr>
          <w:sz w:val="20"/>
          <w:szCs w:val="20"/>
        </w:rPr>
      </w:pPr>
      <w:r>
        <w:rPr>
          <w:sz w:val="20"/>
          <w:szCs w:val="20"/>
        </w:rPr>
        <w:t>Clients</w:t>
      </w:r>
    </w:p>
    <w:p w:rsidR="00E23B81" w:rsidRDefault="00E23B81" w:rsidP="00E23B81">
      <w:pPr>
        <w:pStyle w:val="Heading2"/>
        <w:rPr>
          <w:sz w:val="20"/>
          <w:szCs w:val="20"/>
        </w:rPr>
      </w:pPr>
      <w:r w:rsidRPr="00E23B81">
        <w:rPr>
          <w:sz w:val="20"/>
          <w:szCs w:val="20"/>
        </w:rPr>
        <w:t>Flash Games</w:t>
      </w:r>
    </w:p>
    <w:p w:rsidR="00745ED0" w:rsidRDefault="00745ED0" w:rsidP="00745ED0">
      <w:pPr>
        <w:pStyle w:val="ListParagraph"/>
        <w:bidi w:val="0"/>
        <w:spacing w:line="276" w:lineRule="auto"/>
      </w:pPr>
      <w:r>
        <w:t xml:space="preserve">This is the thin client interface where you can access your </w:t>
      </w:r>
      <w:r w:rsidRPr="00745ED0">
        <w:rPr>
          <w:b/>
          <w:bCs/>
        </w:rPr>
        <w:t>FLASH</w:t>
      </w:r>
      <w:r>
        <w:t xml:space="preserve"> games from. </w:t>
      </w:r>
    </w:p>
    <w:p w:rsidR="00745ED0" w:rsidRDefault="00745ED0" w:rsidP="00BD6EAA">
      <w:pPr>
        <w:pStyle w:val="ListParagraph"/>
        <w:bidi w:val="0"/>
        <w:spacing w:line="276" w:lineRule="auto"/>
        <w:rPr>
          <w:color w:val="0070C0"/>
        </w:rPr>
      </w:pPr>
      <w:r>
        <w:t>In order to add games to this list you need to place the game folder on the following physical path:</w:t>
      </w:r>
      <w:r w:rsidR="00740E63">
        <w:t xml:space="preserve"> </w:t>
      </w:r>
      <w:r w:rsidRPr="00745ED0">
        <w:rPr>
          <w:color w:val="0070C0"/>
        </w:rPr>
        <w:t>C:\inetpub\wwwroot\ThinClientForMock\versionX\games</w:t>
      </w:r>
      <w:r w:rsidR="00740E63">
        <w:rPr>
          <w:color w:val="0070C0"/>
        </w:rPr>
        <w:t>.</w:t>
      </w:r>
      <w:r w:rsidR="00BD6EAA">
        <w:rPr>
          <w:color w:val="0070C0"/>
        </w:rPr>
        <w:t xml:space="preserve"> The path may be different according with your IIS default website root directory.</w:t>
      </w:r>
    </w:p>
    <w:p w:rsidR="00740E63" w:rsidRPr="00745ED0" w:rsidRDefault="00740E63" w:rsidP="00740E63">
      <w:pPr>
        <w:pStyle w:val="ListParagraph"/>
        <w:bidi w:val="0"/>
        <w:spacing w:line="276" w:lineRule="auto"/>
        <w:rPr>
          <w:b/>
          <w:bCs/>
          <w:color w:val="0070C0"/>
        </w:rPr>
      </w:pPr>
      <w:r w:rsidRPr="00740E63">
        <w:rPr>
          <w:b/>
          <w:bCs/>
        </w:rPr>
        <w:t>Important</w:t>
      </w:r>
      <w:r>
        <w:t xml:space="preserve">: </w:t>
      </w:r>
      <w:r w:rsidRPr="00740E63">
        <w:rPr>
          <w:b/>
          <w:bCs/>
          <w:u w:val="single"/>
        </w:rPr>
        <w:t>The name of the folder where you place you flash game must have the same name as the GameType</w:t>
      </w:r>
      <w:r>
        <w:t>.</w:t>
      </w:r>
    </w:p>
    <w:p w:rsidR="00745ED0" w:rsidRDefault="00745ED0" w:rsidP="00745ED0">
      <w:pPr>
        <w:pStyle w:val="ListParagraph"/>
        <w:bidi w:val="0"/>
        <w:spacing w:line="276" w:lineRule="auto"/>
        <w:rPr>
          <w:noProof/>
        </w:rPr>
      </w:pPr>
    </w:p>
    <w:p w:rsidR="00E23B81" w:rsidRDefault="00147345" w:rsidP="00147345">
      <w:pPr>
        <w:pStyle w:val="ListParagraph"/>
        <w:bidi w:val="0"/>
        <w:spacing w:line="276" w:lineRule="auto"/>
      </w:pPr>
      <w:r>
        <w:rPr>
          <w:noProof/>
        </w:rPr>
        <w:drawing>
          <wp:inline distT="0" distB="0" distL="0" distR="0">
            <wp:extent cx="6075045" cy="2469761"/>
            <wp:effectExtent l="0" t="0" r="1905" b="6985"/>
            <wp:docPr id="2" name="Picture 2" descr="C:\Users\shavitc\AppData\Local\Temp\SNAGHTML80e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vitc\AppData\Local\Temp\SNAGHTML80e1b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246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345" w:rsidRPr="00147345" w:rsidRDefault="00147345" w:rsidP="00147345"/>
    <w:p w:rsidR="00147345" w:rsidRDefault="00C534A5" w:rsidP="00147345">
      <w:pPr>
        <w:pStyle w:val="ListParagraph"/>
        <w:bidi w:val="0"/>
        <w:spacing w:line="276" w:lineRule="auto"/>
        <w:ind w:left="1080"/>
      </w:pPr>
      <w:r>
        <w:t>1 – open game</w:t>
      </w:r>
    </w:p>
    <w:p w:rsidR="00C534A5" w:rsidRDefault="00C534A5" w:rsidP="00147345">
      <w:pPr>
        <w:pStyle w:val="ListParagraph"/>
        <w:bidi w:val="0"/>
        <w:spacing w:line="276" w:lineRule="auto"/>
        <w:ind w:left="1080"/>
      </w:pPr>
      <w:r>
        <w:t>2 – open ggp simulator for game</w:t>
      </w:r>
    </w:p>
    <w:p w:rsidR="00C534A5" w:rsidRPr="00E23B81" w:rsidRDefault="00C534A5" w:rsidP="00147345">
      <w:pPr>
        <w:pStyle w:val="ListParagraph"/>
        <w:bidi w:val="0"/>
        <w:spacing w:line="276" w:lineRule="auto"/>
        <w:ind w:left="1080"/>
      </w:pPr>
      <w:r>
        <w:t>3 – link to physical game folder</w:t>
      </w:r>
    </w:p>
    <w:p w:rsidR="00E23B81" w:rsidRDefault="00E23B81" w:rsidP="00E23B81">
      <w:pPr>
        <w:pStyle w:val="Heading2"/>
        <w:rPr>
          <w:sz w:val="20"/>
          <w:szCs w:val="20"/>
        </w:rPr>
      </w:pPr>
      <w:r w:rsidRPr="00E23B81">
        <w:rPr>
          <w:sz w:val="20"/>
          <w:szCs w:val="20"/>
        </w:rPr>
        <w:t>HTML5 Games</w:t>
      </w:r>
    </w:p>
    <w:p w:rsidR="00745ED0" w:rsidRDefault="00745ED0" w:rsidP="00147345">
      <w:pPr>
        <w:pStyle w:val="ListParagraph"/>
        <w:bidi w:val="0"/>
        <w:spacing w:line="276" w:lineRule="auto"/>
      </w:pPr>
      <w:r>
        <w:t xml:space="preserve">This is the thin client interface where you can access your </w:t>
      </w:r>
      <w:r w:rsidR="00147345" w:rsidRPr="00147345">
        <w:rPr>
          <w:b/>
          <w:bCs/>
        </w:rPr>
        <w:t>HTML5</w:t>
      </w:r>
      <w:r>
        <w:t xml:space="preserve"> games from. </w:t>
      </w:r>
    </w:p>
    <w:p w:rsidR="00745ED0" w:rsidRDefault="00745ED0" w:rsidP="00745ED0">
      <w:pPr>
        <w:pStyle w:val="ListParagraph"/>
        <w:bidi w:val="0"/>
        <w:spacing w:line="276" w:lineRule="auto"/>
      </w:pPr>
      <w:r>
        <w:t>In order to add games to this list you need to place the game folder on the following physical path:</w:t>
      </w:r>
    </w:p>
    <w:p w:rsidR="00147345" w:rsidRDefault="00147345" w:rsidP="00147345">
      <w:pPr>
        <w:pStyle w:val="ListParagraph"/>
        <w:bidi w:val="0"/>
        <w:spacing w:line="276" w:lineRule="auto"/>
        <w:rPr>
          <w:color w:val="0070C0"/>
        </w:rPr>
      </w:pPr>
      <w:r w:rsidRPr="00147345">
        <w:rPr>
          <w:color w:val="0070C0"/>
        </w:rPr>
        <w:t>C:\inetpub\wwwroot\Html5GamesForGGPMock\</w:t>
      </w:r>
    </w:p>
    <w:p w:rsidR="00147345" w:rsidRDefault="00147345" w:rsidP="00147345">
      <w:pPr>
        <w:pStyle w:val="ListParagraph"/>
        <w:bidi w:val="0"/>
        <w:spacing w:line="276" w:lineRule="auto"/>
        <w:rPr>
          <w:color w:val="0070C0"/>
        </w:rPr>
      </w:pPr>
    </w:p>
    <w:p w:rsidR="00147345" w:rsidRDefault="00147345" w:rsidP="00147345">
      <w:pPr>
        <w:pStyle w:val="ListParagraph"/>
        <w:bidi w:val="0"/>
        <w:spacing w:line="276" w:lineRule="auto"/>
        <w:rPr>
          <w:color w:val="0070C0"/>
        </w:rPr>
      </w:pPr>
      <w:r>
        <w:rPr>
          <w:noProof/>
        </w:rPr>
        <w:lastRenderedPageBreak/>
        <w:drawing>
          <wp:inline distT="0" distB="0" distL="0" distR="0">
            <wp:extent cx="6075045" cy="1797100"/>
            <wp:effectExtent l="0" t="0" r="1905" b="0"/>
            <wp:docPr id="3" name="Picture 3" descr="C:\Users\shavitc\AppData\Local\Temp\SNAGHTML837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vitc\AppData\Local\Temp\SNAGHTML8378d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17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4A5" w:rsidRDefault="00C534A5" w:rsidP="00C534A5">
      <w:pPr>
        <w:pStyle w:val="ListParagraph"/>
        <w:bidi w:val="0"/>
        <w:spacing w:line="276" w:lineRule="auto"/>
        <w:ind w:left="1080"/>
      </w:pPr>
      <w:r>
        <w:t>1 – open game</w:t>
      </w:r>
    </w:p>
    <w:p w:rsidR="00C534A5" w:rsidRDefault="00C534A5" w:rsidP="00C534A5">
      <w:pPr>
        <w:pStyle w:val="ListParagraph"/>
        <w:bidi w:val="0"/>
        <w:spacing w:line="276" w:lineRule="auto"/>
        <w:ind w:left="1080"/>
      </w:pPr>
      <w:r>
        <w:t>2 – open ggp simulator for game</w:t>
      </w:r>
    </w:p>
    <w:p w:rsidR="00C534A5" w:rsidRPr="00E23B81" w:rsidRDefault="00C534A5" w:rsidP="00C534A5">
      <w:pPr>
        <w:pStyle w:val="ListParagraph"/>
        <w:bidi w:val="0"/>
        <w:spacing w:line="276" w:lineRule="auto"/>
        <w:ind w:left="1080"/>
      </w:pPr>
      <w:r>
        <w:t>3 – link to physical game folder</w:t>
      </w:r>
    </w:p>
    <w:p w:rsidR="00C534A5" w:rsidRPr="00147345" w:rsidRDefault="00C534A5" w:rsidP="00C534A5">
      <w:pPr>
        <w:pStyle w:val="ListParagraph"/>
        <w:bidi w:val="0"/>
        <w:spacing w:line="276" w:lineRule="auto"/>
        <w:rPr>
          <w:color w:val="0070C0"/>
        </w:rPr>
      </w:pPr>
      <w:r>
        <w:rPr>
          <w:color w:val="0070C0"/>
        </w:rPr>
        <w:t>Game simulator link</w:t>
      </w:r>
    </w:p>
    <w:p w:rsidR="00745ED0" w:rsidRDefault="00C534A5" w:rsidP="00745ED0">
      <w:pPr>
        <w:pStyle w:val="Heading2"/>
        <w:numPr>
          <w:ilvl w:val="0"/>
          <w:numId w:val="0"/>
        </w:numPr>
        <w:ind w:left="1283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6075045" cy="4213904"/>
            <wp:effectExtent l="0" t="0" r="1905" b="0"/>
            <wp:docPr id="18" name="Picture 18" descr="C:\Users\shavitc\AppData\Local\Temp\SNAGHTML896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vitc\AppData\Local\Temp\SNAGHTML8965f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45" cy="42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B81" w:rsidRPr="00E23B81" w:rsidRDefault="00E23B81" w:rsidP="00E23B81">
      <w:pPr>
        <w:pStyle w:val="Heading2"/>
        <w:numPr>
          <w:ilvl w:val="0"/>
          <w:numId w:val="0"/>
        </w:numPr>
        <w:ind w:left="851"/>
        <w:rPr>
          <w:sz w:val="20"/>
          <w:szCs w:val="20"/>
        </w:rPr>
      </w:pPr>
    </w:p>
    <w:p w:rsidR="00AF6C60" w:rsidRDefault="00AF6C60" w:rsidP="00AF6C60">
      <w:pPr>
        <w:pStyle w:val="List2"/>
        <w:ind w:firstLine="0"/>
      </w:pPr>
    </w:p>
    <w:p w:rsidR="00D27AB5" w:rsidRDefault="00D27AB5">
      <w:pPr>
        <w:rPr>
          <w:rFonts w:asciiTheme="minorHAnsi" w:eastAsia="MS Mincho" w:hAnsiTheme="minorHAnsi" w:cs="Verdana"/>
          <w:b/>
          <w:bCs/>
          <w:kern w:val="32"/>
          <w:sz w:val="22"/>
          <w:szCs w:val="36"/>
        </w:rPr>
      </w:pPr>
      <w:r>
        <w:br w:type="page"/>
      </w:r>
    </w:p>
    <w:p w:rsidR="00D27AB5" w:rsidRDefault="00D27AB5" w:rsidP="00D27AB5">
      <w:pPr>
        <w:pStyle w:val="Heading10"/>
        <w:bidi w:val="0"/>
      </w:pPr>
      <w:r>
        <w:lastRenderedPageBreak/>
        <w:t>Installation:</w:t>
      </w:r>
    </w:p>
    <w:p w:rsidR="00D27AB5" w:rsidRDefault="00D27AB5" w:rsidP="00D27AB5">
      <w:pPr>
        <w:pStyle w:val="ListParagraph"/>
        <w:bidi w:val="0"/>
        <w:spacing w:line="276" w:lineRule="auto"/>
        <w:jc w:val="left"/>
      </w:pPr>
      <w:r>
        <w:t>In order to install the application use one of the following links:</w:t>
      </w:r>
    </w:p>
    <w:p w:rsidR="00D27AB5" w:rsidRDefault="00D27AB5" w:rsidP="00D27AB5">
      <w:pPr>
        <w:pStyle w:val="ListParagraph"/>
        <w:bidi w:val="0"/>
        <w:spacing w:line="276" w:lineRule="auto"/>
        <w:jc w:val="left"/>
      </w:pPr>
      <w:r>
        <w:t xml:space="preserve">For external developers: </w:t>
      </w:r>
      <w:hyperlink r:id="rId33" w:history="1">
        <w:r w:rsidRPr="00481AF5">
          <w:rPr>
            <w:rStyle w:val="Hyperlink"/>
          </w:rPr>
          <w:t>http://192.118.64.79/GGPMockBootstrapper/publish.htm</w:t>
        </w:r>
      </w:hyperlink>
    </w:p>
    <w:p w:rsidR="00D27AB5" w:rsidRDefault="00D27AB5" w:rsidP="00D27AB5">
      <w:pPr>
        <w:pStyle w:val="ListParagraph"/>
        <w:bidi w:val="0"/>
        <w:spacing w:line="276" w:lineRule="auto"/>
        <w:jc w:val="left"/>
      </w:pPr>
      <w:r>
        <w:t xml:space="preserve">For internal developers </w:t>
      </w:r>
      <w:hyperlink r:id="rId34" w:history="1">
        <w:r w:rsidRPr="00481AF5">
          <w:rPr>
            <w:rStyle w:val="Hyperlink"/>
          </w:rPr>
          <w:t>http://10.20.40.158/GGPMockBootstrapper/publish.htm</w:t>
        </w:r>
      </w:hyperlink>
    </w:p>
    <w:p w:rsidR="00D27AB5" w:rsidRDefault="00D27AB5" w:rsidP="00AF6C60">
      <w:pPr>
        <w:spacing w:line="276" w:lineRule="auto"/>
      </w:pPr>
    </w:p>
    <w:p w:rsidR="00D27AB5" w:rsidRDefault="00D27AB5" w:rsidP="00AF6C60">
      <w:pPr>
        <w:spacing w:line="276" w:lineRule="auto"/>
      </w:pPr>
      <w:r>
        <w:t>When application starts it will pop up this notification icon in the system tray area.</w:t>
      </w:r>
    </w:p>
    <w:p w:rsidR="00D27AB5" w:rsidRDefault="00D27AB5" w:rsidP="00D27AB5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3790950" cy="1114425"/>
            <wp:effectExtent l="0" t="0" r="0" b="9525"/>
            <wp:docPr id="39" name="Picture 39" descr="cid:image001.png@01D10743.0A264A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10743.0A264AE0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color w:val="1F497D"/>
        </w:rPr>
        <w:t xml:space="preserve">The above notification message also appear when you try close the application from the </w:t>
      </w:r>
      <w:r>
        <w:rPr>
          <w:noProof/>
          <w:color w:val="1F497D"/>
        </w:rPr>
        <w:drawing>
          <wp:inline distT="0" distB="0" distL="0" distR="0">
            <wp:extent cx="419100" cy="161925"/>
            <wp:effectExtent l="0" t="0" r="0" b="9525"/>
            <wp:docPr id="38" name="Picture 38" descr="cid:image002.png@01D10743.5C512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10743.5C5124C0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497D"/>
        </w:rPr>
        <w:t> button. The application doesn’t really close when you click this button but it is minimized and shown in the sys tray.</w:t>
      </w:r>
    </w:p>
    <w:p w:rsidR="00D27AB5" w:rsidRDefault="00D27AB5" w:rsidP="00D27AB5">
      <w:pPr>
        <w:rPr>
          <w:color w:val="1F497D"/>
        </w:rPr>
      </w:pPr>
      <w:r>
        <w:rPr>
          <w:color w:val="1F497D"/>
        </w:rPr>
        <w:t xml:space="preserve">In order to bring back the application main window you need to </w:t>
      </w:r>
      <w:r w:rsidRPr="00D27AB5">
        <w:rPr>
          <w:b/>
          <w:bCs/>
          <w:color w:val="1F497D"/>
        </w:rPr>
        <w:t>right click</w:t>
      </w:r>
      <w:r>
        <w:rPr>
          <w:color w:val="1F497D"/>
        </w:rPr>
        <w:t xml:space="preserve"> on the GGP Mock icon in the sys tray and choose Show menu item from the context menu or to just </w:t>
      </w:r>
      <w:r w:rsidRPr="00D27AB5">
        <w:rPr>
          <w:b/>
          <w:bCs/>
          <w:color w:val="1F497D"/>
        </w:rPr>
        <w:t>double click the icon</w:t>
      </w:r>
      <w:r>
        <w:rPr>
          <w:color w:val="1F497D"/>
        </w:rPr>
        <w:t>.</w:t>
      </w:r>
    </w:p>
    <w:p w:rsidR="00D27AB5" w:rsidRDefault="00D27AB5" w:rsidP="00D27AB5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4248150" cy="809625"/>
            <wp:effectExtent l="0" t="0" r="0" b="9525"/>
            <wp:docPr id="37" name="Picture 37" descr="cid:image006.png@01D10745.5F62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6.png@01D10745.5F629890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color w:val="1F497D"/>
        </w:rPr>
        <w:t>Then the application is checking in the background for new version</w:t>
      </w:r>
      <w:r>
        <w:rPr>
          <w:color w:val="1F497D"/>
        </w:rPr>
        <w:t>s</w:t>
      </w:r>
      <w:r>
        <w:rPr>
          <w:color w:val="1F497D"/>
        </w:rPr>
        <w:t>. If detects a new version it will download it and when it finish it will pop up another balloon like this:</w:t>
      </w:r>
    </w:p>
    <w:p w:rsidR="00D27AB5" w:rsidRDefault="00D27AB5" w:rsidP="00D27AB5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4114800" cy="1228725"/>
            <wp:effectExtent l="0" t="0" r="0" b="9525"/>
            <wp:docPr id="36" name="Picture 36" descr="cid:image003.png@01D10744.86495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10744.86495B20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color w:val="1F497D"/>
        </w:rPr>
        <w:t>Like the message say you need to close the application and open it again. To close the application you have 2 ways:</w:t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color w:val="1F497D"/>
        </w:rPr>
        <w:t>1 . Right click on the GGP Mock icon in the sys tray and then click on the Exit menu item:</w:t>
      </w:r>
    </w:p>
    <w:p w:rsidR="00D27AB5" w:rsidRDefault="00D27AB5" w:rsidP="00D27AB5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4400550" cy="885825"/>
            <wp:effectExtent l="0" t="0" r="0" b="9525"/>
            <wp:docPr id="34" name="Picture 34" descr="cid:image004.png@01D10744.86495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4.png@01D10744.86495B20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color w:val="1F497D"/>
        </w:rPr>
        <w:t>2. Use the Program =&gt; Exit  menu item from the application main menu:</w:t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2886075" cy="1104900"/>
            <wp:effectExtent l="0" t="0" r="9525" b="0"/>
            <wp:docPr id="33" name="Picture 33" descr="cid:image005.png@01D10744.86495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5.png@01D10744.86495B2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color w:val="1F497D"/>
        </w:rPr>
        <w:t>Once you will reopen the application it will pick up the new version that was just downloaded.</w:t>
      </w:r>
    </w:p>
    <w:p w:rsidR="00D27AB5" w:rsidRDefault="00D27AB5" w:rsidP="00D27AB5">
      <w:pPr>
        <w:rPr>
          <w:color w:val="1F497D"/>
        </w:rPr>
      </w:pPr>
      <w:r>
        <w:rPr>
          <w:color w:val="1F497D"/>
        </w:rPr>
        <w:t xml:space="preserve">If you don’t choose to exit the application when the </w:t>
      </w:r>
      <w:r>
        <w:rPr>
          <w:color w:val="1F497D"/>
        </w:rPr>
        <w:t>n</w:t>
      </w:r>
      <w:r>
        <w:rPr>
          <w:color w:val="1F497D"/>
        </w:rPr>
        <w:t>ew version notification appear then the application will pop up another balloon every 2 hours:</w:t>
      </w:r>
    </w:p>
    <w:p w:rsidR="00D27AB5" w:rsidRDefault="00D27AB5" w:rsidP="00D27AB5">
      <w:pPr>
        <w:rPr>
          <w:color w:val="1F497D"/>
        </w:rPr>
      </w:pPr>
    </w:p>
    <w:p w:rsidR="00D27AB5" w:rsidRDefault="00D27AB5" w:rsidP="00D27AB5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4238625" cy="1333500"/>
            <wp:effectExtent l="0" t="0" r="9525" b="0"/>
            <wp:docPr id="30" name="Picture 30" descr="cid:image007.png@01D10745.5F629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7.png@01D10745.5F629890"/>
                    <pic:cNvPicPr>
                      <a:picLocks noChangeAspect="1" noChangeArrowheads="1"/>
                    </pic:cNvPicPr>
                  </pic:nvPicPr>
                  <pic:blipFill>
                    <a:blip r:embed="rId47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B5" w:rsidRDefault="00D27AB5" w:rsidP="00D27AB5">
      <w:pPr>
        <w:rPr>
          <w:color w:val="1F497D"/>
        </w:rPr>
      </w:pPr>
    </w:p>
    <w:p w:rsidR="00BE35C8" w:rsidRPr="00BE35C8" w:rsidRDefault="00BE35C8" w:rsidP="00BE35C8">
      <w:pPr>
        <w:pStyle w:val="Heading1"/>
        <w:numPr>
          <w:ilvl w:val="0"/>
          <w:numId w:val="22"/>
        </w:numPr>
        <w:rPr>
          <w:sz w:val="20"/>
          <w:szCs w:val="20"/>
        </w:rPr>
      </w:pPr>
      <w:r w:rsidRPr="00BE35C8">
        <w:rPr>
          <w:sz w:val="20"/>
          <w:szCs w:val="20"/>
        </w:rPr>
        <w:t>Windows 8 and above special cases:</w:t>
      </w:r>
      <w:r>
        <w:rPr>
          <w:sz w:val="20"/>
          <w:szCs w:val="20"/>
        </w:rPr>
        <w:br/>
      </w:r>
    </w:p>
    <w:p w:rsidR="00D27AB5" w:rsidRPr="00BE35C8" w:rsidRDefault="00BE35C8" w:rsidP="00BE35C8">
      <w:pPr>
        <w:spacing w:line="276" w:lineRule="auto"/>
        <w:ind w:firstLine="630"/>
        <w:rPr>
          <w:sz w:val="20"/>
          <w:szCs w:val="20"/>
        </w:rPr>
      </w:pPr>
      <w:r w:rsidRPr="00BE35C8">
        <w:rPr>
          <w:sz w:val="20"/>
          <w:szCs w:val="20"/>
        </w:rPr>
        <w:t>When you start the application after each new version update on windows 8 and above OS it will pup-up this screen:</w:t>
      </w:r>
      <w:r>
        <w:rPr>
          <w:b/>
          <w:bCs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 wp14:anchorId="1F857468" wp14:editId="5DCF7785">
            <wp:extent cx="6067425" cy="18573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5C8">
        <w:rPr>
          <w:sz w:val="20"/>
          <w:szCs w:val="20"/>
        </w:rPr>
        <w:br/>
      </w:r>
    </w:p>
    <w:p w:rsidR="00D27AB5" w:rsidRDefault="00BE35C8" w:rsidP="00AF6C60">
      <w:pPr>
        <w:spacing w:line="276" w:lineRule="auto"/>
      </w:pPr>
      <w:r>
        <w:lastRenderedPageBreak/>
        <w:t xml:space="preserve">Click on the </w:t>
      </w:r>
      <w:r w:rsidRPr="00BE35C8">
        <w:rPr>
          <w:b/>
          <w:bCs/>
        </w:rPr>
        <w:t>More info</w:t>
      </w:r>
      <w:r>
        <w:rPr>
          <w:b/>
          <w:bCs/>
        </w:rPr>
        <w:t xml:space="preserve"> </w:t>
      </w:r>
      <w:r>
        <w:t xml:space="preserve">link. Then in the next screen that appears click on </w:t>
      </w:r>
      <w:r w:rsidRPr="00BE35C8">
        <w:rPr>
          <w:b/>
          <w:bCs/>
        </w:rPr>
        <w:t>Run anyway</w:t>
      </w:r>
      <w:r>
        <w:rPr>
          <w:b/>
          <w:bCs/>
        </w:rPr>
        <w:t xml:space="preserve"> </w:t>
      </w:r>
      <w:r>
        <w:t>button.</w:t>
      </w:r>
      <w:bookmarkStart w:id="8" w:name="_GoBack"/>
      <w:bookmarkEnd w:id="8"/>
    </w:p>
    <w:p w:rsidR="00BE35C8" w:rsidRPr="00BE35C8" w:rsidRDefault="00BE35C8" w:rsidP="00AF6C60">
      <w:pPr>
        <w:spacing w:line="276" w:lineRule="auto"/>
      </w:pPr>
    </w:p>
    <w:p w:rsidR="00BE35C8" w:rsidRDefault="00BE35C8" w:rsidP="00AF6C60">
      <w:pPr>
        <w:spacing w:line="276" w:lineRule="auto"/>
      </w:pPr>
      <w:r>
        <w:rPr>
          <w:noProof/>
        </w:rPr>
        <w:drawing>
          <wp:inline distT="0" distB="0" distL="0" distR="0">
            <wp:extent cx="6067425" cy="2038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5C8" w:rsidRPr="00BE35C8" w:rsidRDefault="00BE35C8" w:rsidP="00AF6C60">
      <w:pPr>
        <w:spacing w:line="276" w:lineRule="auto"/>
      </w:pPr>
    </w:p>
    <w:sectPr w:rsidR="00BE35C8" w:rsidRPr="00BE35C8" w:rsidSect="00DE2CD3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7" w:h="16839" w:code="9"/>
      <w:pgMar w:top="1440" w:right="1440" w:bottom="1440" w:left="900" w:header="1296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02B5" w:rsidRDefault="002802B5">
      <w:r>
        <w:separator/>
      </w:r>
    </w:p>
  </w:endnote>
  <w:endnote w:type="continuationSeparator" w:id="0">
    <w:p w:rsidR="002802B5" w:rsidRDefault="00280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Bold r:id="rId1" w:subsetted="1" w:fontKey="{68C81C76-CB93-45C9-B457-F852161C71E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2" w:fontKey="{FAE7889A-BEAD-411F-8605-9C1549BB75FB}"/>
    <w:embedBold r:id="rId3" w:fontKey="{8B55B306-16B0-4A5D-9620-0E7802ABED08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4" w:fontKey="{789B3CB2-580B-441B-B484-8D6FC701B2D9}"/>
    <w:embedBold r:id="rId5" w:fontKey="{13A38396-DA45-4B7F-A8DA-ED59EE4327F4}"/>
    <w:embedItalic r:id="rId6" w:fontKey="{A0FECB02-FD5F-43E4-A9BD-2FAFB4612EF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CD3" w:rsidRDefault="00DE2CD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0EA" w:rsidRPr="00C94109" w:rsidRDefault="00DE2CD3" w:rsidP="00D65FE9">
    <w:pPr>
      <w:pStyle w:val="Footer"/>
      <w:ind w:hanging="180"/>
      <w:jc w:val="center"/>
    </w:pPr>
    <w:r w:rsidRPr="00DE2CD3">
      <w:rPr>
        <w:noProof/>
      </w:rPr>
      <w:drawing>
        <wp:anchor distT="0" distB="0" distL="114300" distR="114300" simplePos="0" relativeHeight="251662336" behindDoc="1" locked="0" layoutInCell="1" allowOverlap="1" wp14:anchorId="64046AD5" wp14:editId="188368AD">
          <wp:simplePos x="0" y="0"/>
          <wp:positionH relativeFrom="page">
            <wp:posOffset>4890135</wp:posOffset>
          </wp:positionH>
          <wp:positionV relativeFrom="page">
            <wp:posOffset>9879965</wp:posOffset>
          </wp:positionV>
          <wp:extent cx="1933575" cy="499110"/>
          <wp:effectExtent l="0" t="0" r="9525" b="0"/>
          <wp:wrapNone/>
          <wp:docPr id="276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3575" cy="499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2CD3"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453773D" wp14:editId="11121017">
              <wp:simplePos x="0" y="0"/>
              <wp:positionH relativeFrom="page">
                <wp:posOffset>1161415</wp:posOffset>
              </wp:positionH>
              <wp:positionV relativeFrom="page">
                <wp:posOffset>9881870</wp:posOffset>
              </wp:positionV>
              <wp:extent cx="5650230" cy="1270"/>
              <wp:effectExtent l="0" t="0" r="26670" b="17780"/>
              <wp:wrapNone/>
              <wp:docPr id="288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230" cy="1270"/>
                        <a:chOff x="1844" y="13432"/>
                        <a:chExt cx="8898" cy="2"/>
                      </a:xfrm>
                    </wpg:grpSpPr>
                    <wps:wsp>
                      <wps:cNvPr id="289" name="Freeform 53"/>
                      <wps:cNvSpPr>
                        <a:spLocks/>
                      </wps:cNvSpPr>
                      <wps:spPr bwMode="auto">
                        <a:xfrm>
                          <a:off x="1844" y="13432"/>
                          <a:ext cx="8898" cy="2"/>
                        </a:xfrm>
                        <a:custGeom>
                          <a:avLst/>
                          <a:gdLst>
                            <a:gd name="T0" fmla="+- 0 1844 1844"/>
                            <a:gd name="T1" fmla="*/ T0 w 8898"/>
                            <a:gd name="T2" fmla="+- 0 10742 1844"/>
                            <a:gd name="T3" fmla="*/ T2 w 8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98">
                              <a:moveTo>
                                <a:pt x="0" y="0"/>
                              </a:moveTo>
                              <a:lnTo>
                                <a:pt x="8898" y="0"/>
                              </a:lnTo>
                            </a:path>
                          </a:pathLst>
                        </a:custGeom>
                        <a:noFill/>
                        <a:ln w="736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4B48D75A" id="Group 52" o:spid="_x0000_s1026" style="position:absolute;margin-left:91.45pt;margin-top:778.1pt;width:444.9pt;height:.1pt;z-index:-251653120;mso-position-horizontal-relative:page;mso-position-vertical-relative:page" coordorigin="1844,13432" coordsize="88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">
              <v:shape id="Freeform 53" o:spid="_x0000_s1027" style="position:absolute;left:1844;top:13432;width:8898;height:2;visibility:visible;mso-wrap-style:square;v-text-anchor:top" coordsize="88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Hjh8IA&#10;AADcAAAADwAAAGRycy9kb3ducmV2LnhtbESPzarCMBSE9xd8h3AENxdNdSG1GkUEQTcX/9DtoTk2&#10;xeakNFHr298IgsthZr5hZovWVuJBjS8dKxgOEhDEudMlFwpOx3U/BeEDssbKMSl4kYfFvPMzw0y7&#10;J+/pcQiFiBD2GSowIdSZlD43ZNEPXE0cvatrLIYom0LqBp8Rbis5SpKxtFhyXDBY08pQfjvcrYLi&#10;T55NevmtpNtNLpv7yaR22yrV67bLKYhAbfiGP+2NVjBKJ/A+E4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4eOHwgAAANwAAAAPAAAAAAAAAAAAAAAAAJgCAABkcnMvZG93&#10;bnJldi54bWxQSwUGAAAAAAQABAD1AAAAhwMAAAAA&#10;" path="m,l8898,e" filled="f" strokeweight=".20464mm">
                <v:path arrowok="t" o:connecttype="custom" o:connectlocs="0,0;8898,0" o:connectangles="0,0"/>
              </v:shape>
              <w10:wrap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CD3" w:rsidRDefault="00DE2C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02B5" w:rsidRDefault="002802B5">
      <w:r>
        <w:separator/>
      </w:r>
    </w:p>
  </w:footnote>
  <w:footnote w:type="continuationSeparator" w:id="0">
    <w:p w:rsidR="002802B5" w:rsidRDefault="002802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0EA" w:rsidRDefault="002802B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63704" o:spid="_x0000_s2050" type="#_x0000_t75" style="position:absolute;margin-left:0;margin-top:0;width:624.95pt;height:883.95pt;z-index:-251657216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2CD3" w:rsidRPr="00DE2CD3" w:rsidRDefault="00DE2CD3" w:rsidP="00DE2CD3">
    <w:pPr>
      <w:widowControl w:val="0"/>
      <w:spacing w:line="200" w:lineRule="exact"/>
      <w:rPr>
        <w:rFonts w:asciiTheme="minorHAnsi" w:eastAsiaTheme="minorHAnsi" w:hAnsiTheme="minorHAnsi" w:cstheme="minorBidi"/>
        <w:sz w:val="20"/>
        <w:szCs w:val="20"/>
      </w:rPr>
    </w:pPr>
    <w:r w:rsidRPr="00DE2CD3">
      <w:rPr>
        <w:rFonts w:asciiTheme="minorHAnsi" w:eastAsiaTheme="minorHAnsi" w:hAnsiTheme="minorHAnsi" w:cstheme="minorBidi"/>
        <w:noProof/>
        <w:sz w:val="22"/>
        <w:szCs w:val="22"/>
      </w:rPr>
      <w:drawing>
        <wp:anchor distT="0" distB="0" distL="114300" distR="114300" simplePos="0" relativeHeight="251667456" behindDoc="1" locked="0" layoutInCell="1" allowOverlap="1" wp14:anchorId="63DAE5E7" wp14:editId="5FB2BE43">
          <wp:simplePos x="0" y="0"/>
          <wp:positionH relativeFrom="page">
            <wp:posOffset>1179637</wp:posOffset>
          </wp:positionH>
          <wp:positionV relativeFrom="page">
            <wp:posOffset>19049</wp:posOffset>
          </wp:positionV>
          <wp:extent cx="1896938" cy="94297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8313" cy="94365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730EA" w:rsidRDefault="00DE2CD3" w:rsidP="00D65FE9">
    <w:pPr>
      <w:pStyle w:val="Header"/>
      <w:tabs>
        <w:tab w:val="left" w:pos="1260"/>
      </w:tabs>
      <w:ind w:right="180"/>
    </w:pPr>
    <w:r w:rsidRPr="00DE2CD3">
      <w:rPr>
        <w:rFonts w:asciiTheme="minorHAnsi" w:eastAsiaTheme="minorHAnsi" w:hAnsiTheme="minorHAnsi" w:cstheme="minorBidi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739E708" wp14:editId="3360FDD1">
              <wp:simplePos x="0" y="0"/>
              <wp:positionH relativeFrom="page">
                <wp:posOffset>1166495</wp:posOffset>
              </wp:positionH>
              <wp:positionV relativeFrom="page">
                <wp:posOffset>960120</wp:posOffset>
              </wp:positionV>
              <wp:extent cx="1037590" cy="139700"/>
              <wp:effectExtent l="0" t="0" r="10160" b="12700"/>
              <wp:wrapNone/>
              <wp:docPr id="299" name="Text Box 3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759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E2CD3" w:rsidRDefault="00DE2CD3" w:rsidP="00DE2CD3">
                          <w:pPr>
                            <w:spacing w:line="207" w:lineRule="exact"/>
                            <w:ind w:left="20"/>
                            <w:rPr>
                              <w:rFonts w:ascii="Verdana" w:eastAsia="Verdana" w:hAnsi="Verdana" w:cs="Verdan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Verdana" w:eastAsia="Verdana" w:hAnsi="Verdana" w:cs="Verdana"/>
                              <w:i/>
                              <w:spacing w:val="-1"/>
                              <w:sz w:val="18"/>
                              <w:szCs w:val="18"/>
                            </w:rPr>
                            <w:t>Integration</w:t>
                          </w:r>
                          <w:r>
                            <w:rPr>
                              <w:rFonts w:ascii="Verdana" w:eastAsia="Verdana" w:hAnsi="Verdana" w:cs="Verdana"/>
                              <w:i/>
                              <w:spacing w:val="-12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Verdana" w:eastAsia="Verdana" w:hAnsi="Verdana" w:cs="Verdana"/>
                              <w:i/>
                              <w:spacing w:val="-1"/>
                              <w:sz w:val="18"/>
                              <w:szCs w:val="18"/>
                            </w:rPr>
                            <w:t>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3" o:spid="_x0000_s1026" type="#_x0000_t202" style="position:absolute;margin-left:91.85pt;margin-top:75.6pt;width:81.7pt;height:1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" filled="f" stroked="f">
              <v:textbox inset="0,0,0,0">
                <w:txbxContent>
                  <w:p w:rsidR="00DE2CD3" w:rsidRDefault="00DE2CD3" w:rsidP="00DE2CD3">
                    <w:pPr>
                      <w:spacing w:line="207" w:lineRule="exact"/>
                      <w:ind w:left="20"/>
                      <w:rPr>
                        <w:rFonts w:ascii="Verdana" w:eastAsia="Verdana" w:hAnsi="Verdana" w:cs="Verdana"/>
                        <w:sz w:val="18"/>
                        <w:szCs w:val="18"/>
                      </w:rPr>
                    </w:pPr>
                    <w:r>
                      <w:rPr>
                        <w:rFonts w:ascii="Verdana" w:eastAsia="Verdana" w:hAnsi="Verdana" w:cs="Verdana"/>
                        <w:i/>
                        <w:spacing w:val="-1"/>
                        <w:sz w:val="18"/>
                        <w:szCs w:val="18"/>
                      </w:rPr>
                      <w:t>Integration</w:t>
                    </w:r>
                    <w:r>
                      <w:rPr>
                        <w:rFonts w:ascii="Verdana" w:eastAsia="Verdana" w:hAnsi="Verdana" w:cs="Verdana"/>
                        <w:i/>
                        <w:spacing w:val="-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eastAsia="Verdana" w:hAnsi="Verdana" w:cs="Verdana"/>
                        <w:i/>
                        <w:spacing w:val="-1"/>
                        <w:sz w:val="18"/>
                        <w:szCs w:val="18"/>
                      </w:rPr>
                      <w:t>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DE2CD3">
      <w:rPr>
        <w:rFonts w:asciiTheme="minorHAnsi" w:eastAsiaTheme="minorHAnsi" w:hAnsiTheme="minorHAnsi" w:cstheme="minorBidi"/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AF60196" wp14:editId="3AA795FC">
              <wp:simplePos x="0" y="0"/>
              <wp:positionH relativeFrom="page">
                <wp:posOffset>1161415</wp:posOffset>
              </wp:positionH>
              <wp:positionV relativeFrom="page">
                <wp:posOffset>1117600</wp:posOffset>
              </wp:positionV>
              <wp:extent cx="5650230" cy="1270"/>
              <wp:effectExtent l="0" t="0" r="26670" b="17780"/>
              <wp:wrapNone/>
              <wp:docPr id="300" name="Group 3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230" cy="1270"/>
                        <a:chOff x="1844" y="1913"/>
                        <a:chExt cx="8898" cy="2"/>
                      </a:xfrm>
                    </wpg:grpSpPr>
                    <wps:wsp>
                      <wps:cNvPr id="301" name="Freeform 382"/>
                      <wps:cNvSpPr>
                        <a:spLocks/>
                      </wps:cNvSpPr>
                      <wps:spPr bwMode="auto">
                        <a:xfrm>
                          <a:off x="1844" y="1913"/>
                          <a:ext cx="8898" cy="2"/>
                        </a:xfrm>
                        <a:custGeom>
                          <a:avLst/>
                          <a:gdLst>
                            <a:gd name="T0" fmla="+- 0 1844 1844"/>
                            <a:gd name="T1" fmla="*/ T0 w 8898"/>
                            <a:gd name="T2" fmla="+- 0 10742 1844"/>
                            <a:gd name="T3" fmla="*/ T2 w 889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898">
                              <a:moveTo>
                                <a:pt x="0" y="0"/>
                              </a:moveTo>
                              <a:lnTo>
                                <a:pt x="8898" y="0"/>
                              </a:lnTo>
                            </a:path>
                          </a:pathLst>
                        </a:custGeom>
                        <a:noFill/>
                        <a:ln w="736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44969827" id="Group 381" o:spid="_x0000_s1026" style="position:absolute;margin-left:91.45pt;margin-top:88pt;width:444.9pt;height:.1pt;z-index:-251651072;mso-position-horizontal-relative:page;mso-position-vertical-relative:page" coordorigin="1844,1913" coordsize="889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">
              <v:shape id="Freeform 382" o:spid="_x0000_s1027" style="position:absolute;left:1844;top:1913;width:8898;height:2;visibility:visible;mso-wrap-style:square;v-text-anchor:top" coordsize="889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ePwscA&#10;AADcAAAADwAAAGRycy9kb3ducmV2LnhtbESPQWvCQBSE7wX/w/IKvdWNCsVGV2mLUmmFavTS2yP7&#10;mkSzb8PualJ/fVcoeBxm5htmOu9MLc7kfGVZwaCfgCDOra64ULDfLR/HIHxA1lhbJgW/5GE+691N&#10;MdW25S2ds1CICGGfooIyhCaV0uclGfR92xBH78c6gyFKV0jtsI1wU8thkjxJgxXHhRIbeispP2Yn&#10;o+Dw8f4c3Os4O35+NaPh96Vd6PVGqYf77mUCIlAXbuH/9korGCUDuJ6JR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Hj8LHAAAA3AAAAA8AAAAAAAAAAAAAAAAAmAIAAGRy&#10;cy9kb3ducmV2LnhtbFBLBQYAAAAABAAEAPUAAACMAwAAAAA=&#10;" path="m,l8898,e" filled="f" strokeweight=".58pt">
                <v:path arrowok="t" o:connecttype="custom" o:connectlocs="0,0;8898,0" o:connectangles="0,0"/>
              </v:shape>
              <w10:wrap anchorx="page" anchory="page"/>
            </v:group>
          </w:pict>
        </mc:Fallback>
      </mc:AlternateContent>
    </w:r>
    <w:r w:rsidR="002802B5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63705" o:spid="_x0000_s2051" type="#_x0000_t75" style="position:absolute;margin-left:0;margin-top:0;width:624.95pt;height:883.95pt;z-index:-251656192;mso-position-horizontal:center;mso-position-horizontal-relative:margin;mso-position-vertical:center;mso-position-vertical-relative:margin" o:allowincell="f">
          <v:imagedata r:id="rId2" o:title="bg"/>
          <w10:wrap anchorx="margin" anchory="margin"/>
        </v:shape>
      </w:pict>
    </w:r>
    <w:r w:rsidR="007730EA">
      <w:t xml:space="preserve">    </w:t>
    </w:r>
  </w:p>
  <w:p w:rsidR="007730EA" w:rsidRDefault="007730EA" w:rsidP="00D65FE9">
    <w:pPr>
      <w:pStyle w:val="Header"/>
      <w:tabs>
        <w:tab w:val="left" w:pos="720"/>
      </w:tabs>
      <w:ind w:right="180" w:hanging="270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30EA" w:rsidRDefault="002802B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363703" o:spid="_x0000_s2049" type="#_x0000_t75" style="position:absolute;margin-left:0;margin-top:0;width:624.95pt;height:883.95pt;z-index:-251658240;mso-position-horizontal:center;mso-position-horizontal-relative:margin;mso-position-vertical:center;mso-position-vertical-relative:margin" o:allowincell="f">
          <v:imagedata r:id="rId1" o:title="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mso94E4"/>
      </v:shape>
    </w:pict>
  </w:numPicBullet>
  <w:abstractNum w:abstractNumId="0">
    <w:nsid w:val="FFFFFF88"/>
    <w:multiLevelType w:val="singleLevel"/>
    <w:tmpl w:val="465E154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7082B4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right="360" w:hanging="360"/>
      </w:pPr>
      <w:rPr>
        <w:rFonts w:ascii="Symbol" w:hAnsi="Symbol" w:hint="default"/>
      </w:rPr>
    </w:lvl>
  </w:abstractNum>
  <w:abstractNum w:abstractNumId="2">
    <w:nsid w:val="036C04CB"/>
    <w:multiLevelType w:val="multilevel"/>
    <w:tmpl w:val="9552D562"/>
    <w:lvl w:ilvl="0">
      <w:start w:val="1"/>
      <w:numFmt w:val="decimal"/>
      <w:pStyle w:val="Heading1"/>
      <w:lvlText w:val="%1."/>
      <w:lvlJc w:val="left"/>
      <w:pPr>
        <w:tabs>
          <w:tab w:val="num" w:pos="990"/>
        </w:tabs>
        <w:ind w:left="990" w:hanging="360"/>
      </w:pPr>
      <w:rPr>
        <w:rFonts w:hint="default"/>
        <w:b/>
        <w:bCs/>
        <w:color w:val="auto"/>
        <w:sz w:val="20"/>
        <w:szCs w:val="2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83"/>
        </w:tabs>
        <w:ind w:left="1283" w:hanging="432"/>
      </w:pPr>
      <w:rPr>
        <w:rFonts w:ascii="Tahoma" w:hAnsi="Tahoma" w:cs="Tahoma" w:hint="default"/>
        <w:b w:val="0"/>
        <w:bCs w:val="0"/>
        <w:sz w:val="20"/>
        <w:szCs w:val="20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584"/>
        </w:tabs>
        <w:ind w:left="720" w:firstLine="360"/>
      </w:pPr>
      <w:rPr>
        <w:rFonts w:ascii="Tahoma" w:hAnsi="Tahoma" w:cs="Tahoma" w:hint="default"/>
        <w:b w:val="0"/>
        <w:bCs w:val="0"/>
        <w:color w:val="auto"/>
        <w:sz w:val="20"/>
        <w:szCs w:val="20"/>
      </w:rPr>
    </w:lvl>
    <w:lvl w:ilvl="3">
      <w:start w:val="1"/>
      <w:numFmt w:val="decimal"/>
      <w:pStyle w:val="Heading4"/>
      <w:lvlText w:val="%1.%2.%4."/>
      <w:lvlJc w:val="left"/>
      <w:pPr>
        <w:tabs>
          <w:tab w:val="num" w:pos="1980"/>
        </w:tabs>
        <w:ind w:left="1908" w:hanging="648"/>
      </w:pPr>
      <w:rPr>
        <w:rFonts w:ascii="Tahoma" w:hAnsi="Tahoma" w:cs="Tahoma" w:hint="default"/>
        <w:b w:val="0"/>
        <w:bCs w:val="0"/>
        <w:sz w:val="20"/>
        <w:szCs w:val="20"/>
      </w:rPr>
    </w:lvl>
    <w:lvl w:ilvl="4">
      <w:start w:val="1"/>
      <w:numFmt w:val="decimal"/>
      <w:pStyle w:val="Heading40"/>
      <w:lvlText w:val="%1.%2.%3.%5."/>
      <w:lvlJc w:val="left"/>
      <w:pPr>
        <w:tabs>
          <w:tab w:val="num" w:pos="3240"/>
        </w:tabs>
        <w:ind w:left="2952" w:hanging="792"/>
      </w:pPr>
      <w:rPr>
        <w:rFonts w:hint="default"/>
        <w:sz w:val="20"/>
        <w:szCs w:val="20"/>
      </w:rPr>
    </w:lvl>
    <w:lvl w:ilvl="5">
      <w:start w:val="1"/>
      <w:numFmt w:val="upperLetter"/>
      <w:pStyle w:val="StyleForLevel5"/>
      <w:lvlText w:val="%6."/>
      <w:lvlJc w:val="left"/>
      <w:pPr>
        <w:tabs>
          <w:tab w:val="num" w:pos="3060"/>
        </w:tabs>
        <w:ind w:left="29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0"/>
        </w:tabs>
        <w:ind w:left="34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140"/>
        </w:tabs>
        <w:ind w:left="39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0"/>
        </w:tabs>
        <w:ind w:left="4500" w:hanging="1440"/>
      </w:pPr>
      <w:rPr>
        <w:rFonts w:hint="default"/>
      </w:rPr>
    </w:lvl>
  </w:abstractNum>
  <w:abstractNum w:abstractNumId="3">
    <w:nsid w:val="05CB7F2E"/>
    <w:multiLevelType w:val="hybridMultilevel"/>
    <w:tmpl w:val="BBA8CC8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B875A7A"/>
    <w:multiLevelType w:val="hybridMultilevel"/>
    <w:tmpl w:val="904635F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>
    <w:nsid w:val="17054436"/>
    <w:multiLevelType w:val="hybridMultilevel"/>
    <w:tmpl w:val="37C28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3E695D"/>
    <w:multiLevelType w:val="hybridMultilevel"/>
    <w:tmpl w:val="BAE0B9A2"/>
    <w:lvl w:ilvl="0" w:tplc="CB82BB54">
      <w:start w:val="1"/>
      <w:numFmt w:val="decimal"/>
      <w:pStyle w:val="StyleHeading11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1B117C"/>
    <w:multiLevelType w:val="hybridMultilevel"/>
    <w:tmpl w:val="20EA1068"/>
    <w:lvl w:ilvl="0" w:tplc="44D64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93A4AA3"/>
    <w:multiLevelType w:val="hybridMultilevel"/>
    <w:tmpl w:val="1B2E25A6"/>
    <w:lvl w:ilvl="0" w:tplc="74FEA0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D7772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13455F4"/>
    <w:multiLevelType w:val="hybridMultilevel"/>
    <w:tmpl w:val="7B60731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7352A7"/>
    <w:multiLevelType w:val="hybridMultilevel"/>
    <w:tmpl w:val="37C28F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41F3637"/>
    <w:multiLevelType w:val="hybridMultilevel"/>
    <w:tmpl w:val="ABD21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5960DD"/>
    <w:multiLevelType w:val="hybridMultilevel"/>
    <w:tmpl w:val="D7709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157B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AAA21C3"/>
    <w:multiLevelType w:val="hybridMultilevel"/>
    <w:tmpl w:val="FD0424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4"/>
  </w:num>
  <w:num w:numId="5">
    <w:abstractNumId w:val="4"/>
  </w:num>
  <w:num w:numId="6">
    <w:abstractNumId w:val="15"/>
  </w:num>
  <w:num w:numId="7">
    <w:abstractNumId w:val="6"/>
  </w:num>
  <w:num w:numId="8">
    <w:abstractNumId w:val="9"/>
  </w:num>
  <w:num w:numId="9">
    <w:abstractNumId w:val="10"/>
  </w:num>
  <w:num w:numId="10">
    <w:abstractNumId w:val="12"/>
  </w:num>
  <w:num w:numId="11">
    <w:abstractNumId w:val="3"/>
  </w:num>
  <w:num w:numId="12">
    <w:abstractNumId w:val="11"/>
  </w:num>
  <w:num w:numId="13">
    <w:abstractNumId w:val="13"/>
  </w:num>
  <w:num w:numId="14">
    <w:abstractNumId w:val="5"/>
  </w:num>
  <w:num w:numId="15">
    <w:abstractNumId w:val="8"/>
  </w:num>
  <w:num w:numId="16">
    <w:abstractNumId w:val="2"/>
  </w:num>
  <w:num w:numId="17">
    <w:abstractNumId w:val="2"/>
  </w:num>
  <w:num w:numId="18">
    <w:abstractNumId w:val="2"/>
  </w:num>
  <w:num w:numId="19">
    <w:abstractNumId w:val="7"/>
  </w:num>
  <w:num w:numId="20">
    <w:abstractNumId w:val="2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saveSubsetFonts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9E"/>
    <w:rsid w:val="0000002A"/>
    <w:rsid w:val="00004036"/>
    <w:rsid w:val="00010153"/>
    <w:rsid w:val="00021742"/>
    <w:rsid w:val="000222EB"/>
    <w:rsid w:val="000331BB"/>
    <w:rsid w:val="00040D7E"/>
    <w:rsid w:val="00044F34"/>
    <w:rsid w:val="00050791"/>
    <w:rsid w:val="000602BC"/>
    <w:rsid w:val="00066A0C"/>
    <w:rsid w:val="0006799B"/>
    <w:rsid w:val="00075548"/>
    <w:rsid w:val="000776A6"/>
    <w:rsid w:val="00081218"/>
    <w:rsid w:val="00085C56"/>
    <w:rsid w:val="00094188"/>
    <w:rsid w:val="000A1629"/>
    <w:rsid w:val="000B2066"/>
    <w:rsid w:val="000B7113"/>
    <w:rsid w:val="000C27D1"/>
    <w:rsid w:val="000C7620"/>
    <w:rsid w:val="000E2D21"/>
    <w:rsid w:val="000E3DA5"/>
    <w:rsid w:val="000E755A"/>
    <w:rsid w:val="000F0E2C"/>
    <w:rsid w:val="000F1940"/>
    <w:rsid w:val="00103964"/>
    <w:rsid w:val="00117DF3"/>
    <w:rsid w:val="00122BE3"/>
    <w:rsid w:val="0014134F"/>
    <w:rsid w:val="001444E3"/>
    <w:rsid w:val="00146904"/>
    <w:rsid w:val="00146F1C"/>
    <w:rsid w:val="00147345"/>
    <w:rsid w:val="00152FF3"/>
    <w:rsid w:val="00155623"/>
    <w:rsid w:val="00155755"/>
    <w:rsid w:val="00172957"/>
    <w:rsid w:val="00173048"/>
    <w:rsid w:val="0018167E"/>
    <w:rsid w:val="00186523"/>
    <w:rsid w:val="0019035C"/>
    <w:rsid w:val="001C3C2E"/>
    <w:rsid w:val="001D0E21"/>
    <w:rsid w:val="001D2314"/>
    <w:rsid w:val="001D3AC6"/>
    <w:rsid w:val="001D6930"/>
    <w:rsid w:val="001E7888"/>
    <w:rsid w:val="001F49A0"/>
    <w:rsid w:val="002011D7"/>
    <w:rsid w:val="00205C30"/>
    <w:rsid w:val="00213D2A"/>
    <w:rsid w:val="002267A4"/>
    <w:rsid w:val="00233199"/>
    <w:rsid w:val="0024635C"/>
    <w:rsid w:val="002478F7"/>
    <w:rsid w:val="002479C4"/>
    <w:rsid w:val="00254E5C"/>
    <w:rsid w:val="00255EF9"/>
    <w:rsid w:val="002637D0"/>
    <w:rsid w:val="00267DDA"/>
    <w:rsid w:val="00272AEE"/>
    <w:rsid w:val="002802B5"/>
    <w:rsid w:val="00282756"/>
    <w:rsid w:val="00285954"/>
    <w:rsid w:val="00294BF9"/>
    <w:rsid w:val="00296FBB"/>
    <w:rsid w:val="002A21B6"/>
    <w:rsid w:val="002A3CB1"/>
    <w:rsid w:val="002B0833"/>
    <w:rsid w:val="002B1DBB"/>
    <w:rsid w:val="002B795E"/>
    <w:rsid w:val="002C23DF"/>
    <w:rsid w:val="002D0FE5"/>
    <w:rsid w:val="002D5141"/>
    <w:rsid w:val="002E6DA5"/>
    <w:rsid w:val="002F439E"/>
    <w:rsid w:val="00301BED"/>
    <w:rsid w:val="00305666"/>
    <w:rsid w:val="00314B7D"/>
    <w:rsid w:val="003157CA"/>
    <w:rsid w:val="00316EC6"/>
    <w:rsid w:val="00320DE7"/>
    <w:rsid w:val="00322470"/>
    <w:rsid w:val="0032270C"/>
    <w:rsid w:val="00336138"/>
    <w:rsid w:val="003524F2"/>
    <w:rsid w:val="0035604A"/>
    <w:rsid w:val="00364CF6"/>
    <w:rsid w:val="00374175"/>
    <w:rsid w:val="00374D95"/>
    <w:rsid w:val="003756C7"/>
    <w:rsid w:val="00383F26"/>
    <w:rsid w:val="003857EE"/>
    <w:rsid w:val="00396EC4"/>
    <w:rsid w:val="003A25A0"/>
    <w:rsid w:val="003A30E2"/>
    <w:rsid w:val="003A7645"/>
    <w:rsid w:val="003B0AD7"/>
    <w:rsid w:val="003B53AC"/>
    <w:rsid w:val="003B6084"/>
    <w:rsid w:val="003C2CCD"/>
    <w:rsid w:val="003D43B9"/>
    <w:rsid w:val="003E54A5"/>
    <w:rsid w:val="003F20ED"/>
    <w:rsid w:val="003F7D82"/>
    <w:rsid w:val="00402936"/>
    <w:rsid w:val="00414BB2"/>
    <w:rsid w:val="00440E14"/>
    <w:rsid w:val="004450A8"/>
    <w:rsid w:val="004452E4"/>
    <w:rsid w:val="00463E71"/>
    <w:rsid w:val="00465F65"/>
    <w:rsid w:val="00466A63"/>
    <w:rsid w:val="00474432"/>
    <w:rsid w:val="0047512B"/>
    <w:rsid w:val="0047758D"/>
    <w:rsid w:val="00483ABF"/>
    <w:rsid w:val="00483F31"/>
    <w:rsid w:val="00494289"/>
    <w:rsid w:val="004A0E32"/>
    <w:rsid w:val="004A438B"/>
    <w:rsid w:val="004B2D7C"/>
    <w:rsid w:val="004B3680"/>
    <w:rsid w:val="004B5A9C"/>
    <w:rsid w:val="004D02AD"/>
    <w:rsid w:val="004D35FA"/>
    <w:rsid w:val="004D41DC"/>
    <w:rsid w:val="004F19CC"/>
    <w:rsid w:val="004F3282"/>
    <w:rsid w:val="004F7B33"/>
    <w:rsid w:val="005028DD"/>
    <w:rsid w:val="00515C9E"/>
    <w:rsid w:val="0052362A"/>
    <w:rsid w:val="00524D36"/>
    <w:rsid w:val="0052783F"/>
    <w:rsid w:val="005313DF"/>
    <w:rsid w:val="00534A1B"/>
    <w:rsid w:val="00536082"/>
    <w:rsid w:val="00536A7B"/>
    <w:rsid w:val="00542C3C"/>
    <w:rsid w:val="00544E8A"/>
    <w:rsid w:val="00545C95"/>
    <w:rsid w:val="00547E29"/>
    <w:rsid w:val="005506DD"/>
    <w:rsid w:val="005604F7"/>
    <w:rsid w:val="00576653"/>
    <w:rsid w:val="00582EE5"/>
    <w:rsid w:val="00586765"/>
    <w:rsid w:val="00593924"/>
    <w:rsid w:val="0059658F"/>
    <w:rsid w:val="005965FD"/>
    <w:rsid w:val="00596922"/>
    <w:rsid w:val="00597586"/>
    <w:rsid w:val="005A005D"/>
    <w:rsid w:val="005A01DE"/>
    <w:rsid w:val="005A107E"/>
    <w:rsid w:val="005C10CB"/>
    <w:rsid w:val="005C58EF"/>
    <w:rsid w:val="005D223C"/>
    <w:rsid w:val="005D285E"/>
    <w:rsid w:val="005D7F5F"/>
    <w:rsid w:val="005E7223"/>
    <w:rsid w:val="005F3398"/>
    <w:rsid w:val="0060135D"/>
    <w:rsid w:val="006211F4"/>
    <w:rsid w:val="00622112"/>
    <w:rsid w:val="006306B4"/>
    <w:rsid w:val="00630BA7"/>
    <w:rsid w:val="006376D0"/>
    <w:rsid w:val="006400AC"/>
    <w:rsid w:val="006432EC"/>
    <w:rsid w:val="00644D63"/>
    <w:rsid w:val="00645160"/>
    <w:rsid w:val="00651234"/>
    <w:rsid w:val="00651A17"/>
    <w:rsid w:val="006615EF"/>
    <w:rsid w:val="00672350"/>
    <w:rsid w:val="00676F90"/>
    <w:rsid w:val="00685A11"/>
    <w:rsid w:val="006864EF"/>
    <w:rsid w:val="00694061"/>
    <w:rsid w:val="006A2ACD"/>
    <w:rsid w:val="006A642A"/>
    <w:rsid w:val="006B6EC2"/>
    <w:rsid w:val="006C0503"/>
    <w:rsid w:val="006D2FD1"/>
    <w:rsid w:val="006E1306"/>
    <w:rsid w:val="006E3BA1"/>
    <w:rsid w:val="006E505D"/>
    <w:rsid w:val="006F1FAC"/>
    <w:rsid w:val="006F37B9"/>
    <w:rsid w:val="00701CD0"/>
    <w:rsid w:val="00703D69"/>
    <w:rsid w:val="00706FFA"/>
    <w:rsid w:val="00712B23"/>
    <w:rsid w:val="00727888"/>
    <w:rsid w:val="00740E63"/>
    <w:rsid w:val="007424BC"/>
    <w:rsid w:val="00745ED0"/>
    <w:rsid w:val="00747497"/>
    <w:rsid w:val="00751E01"/>
    <w:rsid w:val="00752B65"/>
    <w:rsid w:val="00754963"/>
    <w:rsid w:val="00761D14"/>
    <w:rsid w:val="00762504"/>
    <w:rsid w:val="00764EE8"/>
    <w:rsid w:val="00772482"/>
    <w:rsid w:val="007730EA"/>
    <w:rsid w:val="007754C5"/>
    <w:rsid w:val="00776403"/>
    <w:rsid w:val="0079149B"/>
    <w:rsid w:val="00791635"/>
    <w:rsid w:val="00793C2B"/>
    <w:rsid w:val="007A6BE2"/>
    <w:rsid w:val="007A7A89"/>
    <w:rsid w:val="007B1F03"/>
    <w:rsid w:val="007B5E46"/>
    <w:rsid w:val="007C5118"/>
    <w:rsid w:val="007D3AED"/>
    <w:rsid w:val="007E077D"/>
    <w:rsid w:val="007E0DB5"/>
    <w:rsid w:val="007F186D"/>
    <w:rsid w:val="007F3566"/>
    <w:rsid w:val="00807A0E"/>
    <w:rsid w:val="00820BAD"/>
    <w:rsid w:val="00827CD8"/>
    <w:rsid w:val="00831AB4"/>
    <w:rsid w:val="008352B5"/>
    <w:rsid w:val="00850757"/>
    <w:rsid w:val="00853161"/>
    <w:rsid w:val="0086239E"/>
    <w:rsid w:val="008739BE"/>
    <w:rsid w:val="00877080"/>
    <w:rsid w:val="00880E93"/>
    <w:rsid w:val="00882B8B"/>
    <w:rsid w:val="00882BC1"/>
    <w:rsid w:val="00883E51"/>
    <w:rsid w:val="0088511E"/>
    <w:rsid w:val="00894562"/>
    <w:rsid w:val="00894AB1"/>
    <w:rsid w:val="008A19E0"/>
    <w:rsid w:val="008A37A2"/>
    <w:rsid w:val="008A3D2A"/>
    <w:rsid w:val="008B12E4"/>
    <w:rsid w:val="008B5F23"/>
    <w:rsid w:val="008B69FA"/>
    <w:rsid w:val="008C16A8"/>
    <w:rsid w:val="008D2857"/>
    <w:rsid w:val="008D329F"/>
    <w:rsid w:val="008E0AA4"/>
    <w:rsid w:val="008F58E0"/>
    <w:rsid w:val="00911E72"/>
    <w:rsid w:val="009120F9"/>
    <w:rsid w:val="009156EA"/>
    <w:rsid w:val="00915784"/>
    <w:rsid w:val="00922AD2"/>
    <w:rsid w:val="00937D9D"/>
    <w:rsid w:val="00942DCD"/>
    <w:rsid w:val="009434D3"/>
    <w:rsid w:val="0095056C"/>
    <w:rsid w:val="009527F5"/>
    <w:rsid w:val="009563F6"/>
    <w:rsid w:val="00957DFD"/>
    <w:rsid w:val="00964359"/>
    <w:rsid w:val="00964C5E"/>
    <w:rsid w:val="0097429D"/>
    <w:rsid w:val="00975263"/>
    <w:rsid w:val="009802F8"/>
    <w:rsid w:val="00982943"/>
    <w:rsid w:val="0098326C"/>
    <w:rsid w:val="009864BF"/>
    <w:rsid w:val="00994C30"/>
    <w:rsid w:val="009A1729"/>
    <w:rsid w:val="009B358B"/>
    <w:rsid w:val="009B5922"/>
    <w:rsid w:val="009C1F8B"/>
    <w:rsid w:val="009C55DD"/>
    <w:rsid w:val="009D0D86"/>
    <w:rsid w:val="009D2BAA"/>
    <w:rsid w:val="009D51D8"/>
    <w:rsid w:val="009D5671"/>
    <w:rsid w:val="009E07E7"/>
    <w:rsid w:val="009E0BFE"/>
    <w:rsid w:val="009E2020"/>
    <w:rsid w:val="00A33ECF"/>
    <w:rsid w:val="00A5031B"/>
    <w:rsid w:val="00A52CC7"/>
    <w:rsid w:val="00A6406D"/>
    <w:rsid w:val="00A64456"/>
    <w:rsid w:val="00A76F3A"/>
    <w:rsid w:val="00A839A9"/>
    <w:rsid w:val="00A861F8"/>
    <w:rsid w:val="00A86472"/>
    <w:rsid w:val="00A97B25"/>
    <w:rsid w:val="00AA32CE"/>
    <w:rsid w:val="00AA7E43"/>
    <w:rsid w:val="00AB41AD"/>
    <w:rsid w:val="00AC0398"/>
    <w:rsid w:val="00AD1FEA"/>
    <w:rsid w:val="00AF0E7C"/>
    <w:rsid w:val="00AF1D91"/>
    <w:rsid w:val="00AF54EC"/>
    <w:rsid w:val="00AF6C60"/>
    <w:rsid w:val="00B151CB"/>
    <w:rsid w:val="00B224AF"/>
    <w:rsid w:val="00B25BD4"/>
    <w:rsid w:val="00B30AD4"/>
    <w:rsid w:val="00B4122F"/>
    <w:rsid w:val="00B4379E"/>
    <w:rsid w:val="00B64FFE"/>
    <w:rsid w:val="00B65B4A"/>
    <w:rsid w:val="00B675DC"/>
    <w:rsid w:val="00B72F1F"/>
    <w:rsid w:val="00B75027"/>
    <w:rsid w:val="00B816CA"/>
    <w:rsid w:val="00B9016D"/>
    <w:rsid w:val="00B93534"/>
    <w:rsid w:val="00BB0B2C"/>
    <w:rsid w:val="00BB4CEE"/>
    <w:rsid w:val="00BB7019"/>
    <w:rsid w:val="00BC2896"/>
    <w:rsid w:val="00BD1EBC"/>
    <w:rsid w:val="00BD6EAA"/>
    <w:rsid w:val="00BE0A3E"/>
    <w:rsid w:val="00BE35C8"/>
    <w:rsid w:val="00BE3D7B"/>
    <w:rsid w:val="00BE439A"/>
    <w:rsid w:val="00BF5058"/>
    <w:rsid w:val="00C02571"/>
    <w:rsid w:val="00C038E0"/>
    <w:rsid w:val="00C157DD"/>
    <w:rsid w:val="00C16422"/>
    <w:rsid w:val="00C240F0"/>
    <w:rsid w:val="00C36C9E"/>
    <w:rsid w:val="00C43139"/>
    <w:rsid w:val="00C4391B"/>
    <w:rsid w:val="00C534A5"/>
    <w:rsid w:val="00C5595A"/>
    <w:rsid w:val="00C572A7"/>
    <w:rsid w:val="00C61A23"/>
    <w:rsid w:val="00C64E79"/>
    <w:rsid w:val="00C776BA"/>
    <w:rsid w:val="00C77CEE"/>
    <w:rsid w:val="00C84506"/>
    <w:rsid w:val="00C85E54"/>
    <w:rsid w:val="00C87AE0"/>
    <w:rsid w:val="00C93875"/>
    <w:rsid w:val="00C94109"/>
    <w:rsid w:val="00CA0217"/>
    <w:rsid w:val="00CA5304"/>
    <w:rsid w:val="00CA5345"/>
    <w:rsid w:val="00CB0ADA"/>
    <w:rsid w:val="00CB2C77"/>
    <w:rsid w:val="00CB6152"/>
    <w:rsid w:val="00CB679A"/>
    <w:rsid w:val="00CC7F90"/>
    <w:rsid w:val="00CD5DD1"/>
    <w:rsid w:val="00CE24A9"/>
    <w:rsid w:val="00CF6312"/>
    <w:rsid w:val="00D12B4F"/>
    <w:rsid w:val="00D17D31"/>
    <w:rsid w:val="00D20D35"/>
    <w:rsid w:val="00D23A9E"/>
    <w:rsid w:val="00D24CC6"/>
    <w:rsid w:val="00D27AB5"/>
    <w:rsid w:val="00D3253A"/>
    <w:rsid w:val="00D364CC"/>
    <w:rsid w:val="00D42055"/>
    <w:rsid w:val="00D46028"/>
    <w:rsid w:val="00D57553"/>
    <w:rsid w:val="00D5773A"/>
    <w:rsid w:val="00D65FE9"/>
    <w:rsid w:val="00D70293"/>
    <w:rsid w:val="00D745D2"/>
    <w:rsid w:val="00D77B1F"/>
    <w:rsid w:val="00D80C92"/>
    <w:rsid w:val="00D81BCE"/>
    <w:rsid w:val="00D859F3"/>
    <w:rsid w:val="00D87A76"/>
    <w:rsid w:val="00D95C8C"/>
    <w:rsid w:val="00D95CBD"/>
    <w:rsid w:val="00DA21D4"/>
    <w:rsid w:val="00DB3399"/>
    <w:rsid w:val="00DE2CD3"/>
    <w:rsid w:val="00DE6728"/>
    <w:rsid w:val="00DF44E4"/>
    <w:rsid w:val="00DF6FCB"/>
    <w:rsid w:val="00E07076"/>
    <w:rsid w:val="00E12E15"/>
    <w:rsid w:val="00E23B81"/>
    <w:rsid w:val="00E2460A"/>
    <w:rsid w:val="00E3283A"/>
    <w:rsid w:val="00E36C4B"/>
    <w:rsid w:val="00E3776A"/>
    <w:rsid w:val="00E523FB"/>
    <w:rsid w:val="00E56087"/>
    <w:rsid w:val="00E56F80"/>
    <w:rsid w:val="00E648BF"/>
    <w:rsid w:val="00E6529B"/>
    <w:rsid w:val="00E70DB0"/>
    <w:rsid w:val="00E75BF6"/>
    <w:rsid w:val="00E9125E"/>
    <w:rsid w:val="00E91F74"/>
    <w:rsid w:val="00E92758"/>
    <w:rsid w:val="00EA5B92"/>
    <w:rsid w:val="00EB112E"/>
    <w:rsid w:val="00EB140B"/>
    <w:rsid w:val="00EB199D"/>
    <w:rsid w:val="00EC7756"/>
    <w:rsid w:val="00EC7B5F"/>
    <w:rsid w:val="00ED7DDE"/>
    <w:rsid w:val="00EE3C65"/>
    <w:rsid w:val="00EE4CE4"/>
    <w:rsid w:val="00F02D36"/>
    <w:rsid w:val="00F06D24"/>
    <w:rsid w:val="00F20031"/>
    <w:rsid w:val="00F23D99"/>
    <w:rsid w:val="00F2443C"/>
    <w:rsid w:val="00F2524E"/>
    <w:rsid w:val="00F27B4E"/>
    <w:rsid w:val="00F323F6"/>
    <w:rsid w:val="00F36607"/>
    <w:rsid w:val="00F3761A"/>
    <w:rsid w:val="00F450C1"/>
    <w:rsid w:val="00F521A6"/>
    <w:rsid w:val="00F56C6F"/>
    <w:rsid w:val="00F60A9F"/>
    <w:rsid w:val="00F649F9"/>
    <w:rsid w:val="00F64D32"/>
    <w:rsid w:val="00F76F7E"/>
    <w:rsid w:val="00FA0AE3"/>
    <w:rsid w:val="00FA129D"/>
    <w:rsid w:val="00FA2A59"/>
    <w:rsid w:val="00FA42C5"/>
    <w:rsid w:val="00FA63D1"/>
    <w:rsid w:val="00FB014E"/>
    <w:rsid w:val="00FB1E84"/>
    <w:rsid w:val="00FB4D86"/>
    <w:rsid w:val="00FD07C5"/>
    <w:rsid w:val="00FD19B1"/>
    <w:rsid w:val="00FD33BC"/>
    <w:rsid w:val="00FD5F5B"/>
    <w:rsid w:val="00FE40F4"/>
    <w:rsid w:val="00FF2A36"/>
    <w:rsid w:val="00FF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/>
    <w:lsdException w:name="Plai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896"/>
    <w:rPr>
      <w:rFonts w:ascii="Arial" w:hAnsi="Arial"/>
      <w:sz w:val="24"/>
      <w:szCs w:val="24"/>
    </w:rPr>
  </w:style>
  <w:style w:type="paragraph" w:styleId="Heading10">
    <w:name w:val="heading 1"/>
    <w:basedOn w:val="List"/>
    <w:next w:val="List2"/>
    <w:link w:val="Heading1Char"/>
    <w:qFormat/>
    <w:rsid w:val="005965FD"/>
    <w:pPr>
      <w:keepNext/>
      <w:bidi/>
      <w:spacing w:line="360" w:lineRule="auto"/>
      <w:outlineLvl w:val="0"/>
    </w:pPr>
    <w:rPr>
      <w:rFonts w:asciiTheme="minorHAnsi" w:eastAsia="MS Mincho" w:hAnsiTheme="minorHAnsi" w:cs="Verdana"/>
      <w:b/>
      <w:bCs/>
      <w:kern w:val="32"/>
      <w:sz w:val="22"/>
      <w:szCs w:val="36"/>
    </w:rPr>
  </w:style>
  <w:style w:type="paragraph" w:styleId="Heading20">
    <w:name w:val="heading 2"/>
    <w:basedOn w:val="Normal"/>
    <w:next w:val="Normal"/>
    <w:link w:val="Heading2Char"/>
    <w:semiHidden/>
    <w:unhideWhenUsed/>
    <w:qFormat/>
    <w:rsid w:val="00DF6F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0">
    <w:name w:val="heading 3"/>
    <w:basedOn w:val="Normal"/>
    <w:next w:val="Normal"/>
    <w:link w:val="Heading3Char"/>
    <w:semiHidden/>
    <w:unhideWhenUsed/>
    <w:qFormat/>
    <w:rsid w:val="00E56F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0">
    <w:name w:val="heading 4"/>
    <w:basedOn w:val="Normal"/>
    <w:next w:val="Normal"/>
    <w:link w:val="Heading4Char"/>
    <w:qFormat/>
    <w:rsid w:val="00DF6FCB"/>
    <w:pPr>
      <w:keepNext/>
      <w:numPr>
        <w:ilvl w:val="4"/>
        <w:numId w:val="1"/>
      </w:numPr>
      <w:tabs>
        <w:tab w:val="clear" w:pos="3240"/>
        <w:tab w:val="num" w:pos="2520"/>
      </w:tabs>
      <w:bidi/>
      <w:spacing w:before="240" w:after="60" w:line="360" w:lineRule="auto"/>
      <w:ind w:left="2232"/>
      <w:outlineLvl w:val="3"/>
    </w:pPr>
    <w:rPr>
      <w:rFonts w:ascii="Verdana" w:eastAsia="MS Mincho" w:hAnsi="Verdana" w:cs="Verdana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DF6FCB"/>
    <w:pPr>
      <w:spacing w:before="240" w:after="60" w:line="360" w:lineRule="auto"/>
      <w:jc w:val="both"/>
      <w:outlineLvl w:val="5"/>
    </w:pPr>
    <w:rPr>
      <w:rFonts w:ascii="Times New Roman" w:hAnsi="Times New Roman"/>
      <w:b/>
      <w:bCs/>
      <w:sz w:val="22"/>
      <w:szCs w:val="22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20D3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0D35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C94109"/>
    <w:rPr>
      <w:color w:val="0000FF"/>
      <w:u w:val="single"/>
    </w:rPr>
  </w:style>
  <w:style w:type="paragraph" w:styleId="BalloonText">
    <w:name w:val="Balloon Text"/>
    <w:basedOn w:val="Normal"/>
    <w:semiHidden/>
    <w:rsid w:val="006E3BA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97586"/>
    <w:pPr>
      <w:bidi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8F58E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0"/>
    <w:rsid w:val="00322470"/>
    <w:rPr>
      <w:rFonts w:asciiTheme="minorHAnsi" w:eastAsia="MS Mincho" w:hAnsiTheme="minorHAnsi" w:cs="Verdana"/>
      <w:b/>
      <w:bCs/>
      <w:kern w:val="32"/>
      <w:sz w:val="22"/>
      <w:szCs w:val="36"/>
    </w:rPr>
  </w:style>
  <w:style w:type="paragraph" w:customStyle="1" w:styleId="StyleVerdanaLeft">
    <w:name w:val="Style Verdana Left"/>
    <w:basedOn w:val="Normal"/>
    <w:rsid w:val="00630BA7"/>
    <w:pPr>
      <w:spacing w:line="360" w:lineRule="auto"/>
    </w:pPr>
    <w:rPr>
      <w:rFonts w:ascii="Verdana" w:hAnsi="Verdana" w:cs="Verdana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630BA7"/>
    <w:pPr>
      <w:bidi/>
      <w:spacing w:line="360" w:lineRule="auto"/>
      <w:ind w:left="720"/>
      <w:contextualSpacing/>
      <w:jc w:val="both"/>
    </w:pPr>
    <w:rPr>
      <w:rFonts w:ascii="Verdana" w:eastAsia="MS Mincho" w:hAnsi="Verdana" w:cs="Verdana"/>
      <w:sz w:val="20"/>
      <w:szCs w:val="20"/>
    </w:rPr>
  </w:style>
  <w:style w:type="paragraph" w:customStyle="1" w:styleId="StyleVerdanaLefthead1">
    <w:name w:val="Style Verdana Left head 1"/>
    <w:basedOn w:val="Normal"/>
    <w:uiPriority w:val="99"/>
    <w:rsid w:val="00D23A9E"/>
    <w:pPr>
      <w:ind w:left="567"/>
    </w:pPr>
    <w:rPr>
      <w:rFonts w:ascii="Verdana" w:hAnsi="Verdana" w:cs="Verdana"/>
      <w:sz w:val="20"/>
      <w:szCs w:val="20"/>
      <w:lang w:eastAsia="he-IL"/>
    </w:rPr>
  </w:style>
  <w:style w:type="character" w:styleId="Strong">
    <w:name w:val="Strong"/>
    <w:basedOn w:val="DefaultParagraphFont"/>
    <w:qFormat/>
    <w:rsid w:val="00E70DB0"/>
    <w:rPr>
      <w:b/>
      <w:bCs/>
    </w:rPr>
  </w:style>
  <w:style w:type="character" w:customStyle="1" w:styleId="Heading4Char">
    <w:name w:val="Heading 4 Char"/>
    <w:basedOn w:val="DefaultParagraphFont"/>
    <w:link w:val="Heading40"/>
    <w:rsid w:val="00DF6FCB"/>
    <w:rPr>
      <w:rFonts w:ascii="Verdana" w:eastAsia="MS Mincho" w:hAnsi="Verdana" w:cs="Verdana"/>
      <w:b/>
      <w:bCs/>
      <w:sz w:val="28"/>
      <w:szCs w:val="28"/>
    </w:rPr>
  </w:style>
  <w:style w:type="paragraph" w:customStyle="1" w:styleId="Heading1">
    <w:name w:val="Heading1"/>
    <w:basedOn w:val="Heading20"/>
    <w:uiPriority w:val="99"/>
    <w:rsid w:val="00DF6FCB"/>
    <w:pPr>
      <w:keepLines w:val="0"/>
      <w:numPr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36"/>
      <w:szCs w:val="36"/>
    </w:rPr>
  </w:style>
  <w:style w:type="paragraph" w:customStyle="1" w:styleId="Heading2">
    <w:name w:val="Heading2"/>
    <w:basedOn w:val="Heading20"/>
    <w:uiPriority w:val="99"/>
    <w:rsid w:val="00DF6FCB"/>
    <w:pPr>
      <w:keepLines w:val="0"/>
      <w:numPr>
        <w:ilvl w:val="1"/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32"/>
      <w:szCs w:val="32"/>
    </w:rPr>
  </w:style>
  <w:style w:type="paragraph" w:customStyle="1" w:styleId="Heading3">
    <w:name w:val="Heading3"/>
    <w:basedOn w:val="Heading20"/>
    <w:uiPriority w:val="99"/>
    <w:rsid w:val="00DF6FCB"/>
    <w:pPr>
      <w:keepLines w:val="0"/>
      <w:numPr>
        <w:ilvl w:val="2"/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28"/>
      <w:szCs w:val="28"/>
    </w:rPr>
  </w:style>
  <w:style w:type="paragraph" w:customStyle="1" w:styleId="Heading4">
    <w:name w:val="Heading4"/>
    <w:basedOn w:val="Heading20"/>
    <w:uiPriority w:val="99"/>
    <w:rsid w:val="00DF6FCB"/>
    <w:pPr>
      <w:keepLines w:val="0"/>
      <w:numPr>
        <w:ilvl w:val="3"/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24"/>
      <w:szCs w:val="24"/>
    </w:rPr>
  </w:style>
  <w:style w:type="paragraph" w:customStyle="1" w:styleId="StyleForLevel5">
    <w:name w:val="StyleForLevel5"/>
    <w:basedOn w:val="Heading40"/>
    <w:uiPriority w:val="99"/>
    <w:rsid w:val="00DF6FCB"/>
    <w:pPr>
      <w:numPr>
        <w:ilvl w:val="5"/>
      </w:numPr>
      <w:bidi w:val="0"/>
    </w:pPr>
    <w:rPr>
      <w:sz w:val="22"/>
      <w:szCs w:val="22"/>
    </w:rPr>
  </w:style>
  <w:style w:type="character" w:customStyle="1" w:styleId="Heading2Char">
    <w:name w:val="Heading 2 Char"/>
    <w:basedOn w:val="DefaultParagraphFont"/>
    <w:link w:val="Heading20"/>
    <w:semiHidden/>
    <w:rsid w:val="00DF6F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F6FCB"/>
    <w:rPr>
      <w:b/>
      <w:bCs/>
      <w:sz w:val="22"/>
      <w:szCs w:val="22"/>
      <w:lang w:eastAsia="he-IL"/>
    </w:rPr>
  </w:style>
  <w:style w:type="paragraph" w:styleId="DocumentMap">
    <w:name w:val="Document Map"/>
    <w:basedOn w:val="Normal"/>
    <w:link w:val="DocumentMapChar"/>
    <w:rsid w:val="005D285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D285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rsid w:val="002D5141"/>
    <w:rPr>
      <w:rFonts w:asciiTheme="minorHAnsi" w:hAnsiTheme="minorHAnsi"/>
      <w:iCs/>
      <w:sz w:val="22"/>
    </w:rPr>
  </w:style>
  <w:style w:type="character" w:styleId="SubtleEmphasis">
    <w:name w:val="Subtle Emphasis"/>
    <w:basedOn w:val="DefaultParagraphFont"/>
    <w:uiPriority w:val="19"/>
    <w:qFormat/>
    <w:rsid w:val="00D4602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46028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4602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46028"/>
    <w:rPr>
      <w:rFonts w:ascii="Arial" w:hAnsi="Arial"/>
      <w:i/>
      <w:iCs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02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028"/>
    <w:rPr>
      <w:rFonts w:ascii="Arial" w:hAnsi="Arial"/>
      <w:b/>
      <w:bCs/>
      <w:i/>
      <w:iCs/>
      <w:color w:val="4F81BD" w:themeColor="accent1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D46028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qFormat/>
    <w:rsid w:val="005965F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5965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Heading11">
    <w:name w:val="Heading 11"/>
    <w:basedOn w:val="Normal"/>
    <w:next w:val="Normal"/>
    <w:qFormat/>
    <w:rsid w:val="005965FD"/>
    <w:pPr>
      <w:keepNext/>
      <w:bidi/>
      <w:spacing w:line="360" w:lineRule="auto"/>
      <w:outlineLvl w:val="0"/>
    </w:pPr>
    <w:rPr>
      <w:rFonts w:asciiTheme="minorHAnsi" w:eastAsia="MS Mincho" w:hAnsiTheme="minorHAnsi" w:cs="Verdana"/>
      <w:b/>
      <w:bCs/>
      <w:kern w:val="32"/>
      <w:sz w:val="22"/>
      <w:szCs w:val="36"/>
    </w:rPr>
  </w:style>
  <w:style w:type="paragraph" w:styleId="ListNumber">
    <w:name w:val="List Number"/>
    <w:basedOn w:val="Normal"/>
    <w:rsid w:val="005965FD"/>
    <w:pPr>
      <w:numPr>
        <w:numId w:val="2"/>
      </w:numPr>
      <w:contextualSpacing/>
    </w:pPr>
  </w:style>
  <w:style w:type="paragraph" w:styleId="List">
    <w:name w:val="List"/>
    <w:basedOn w:val="Normal"/>
    <w:rsid w:val="00322470"/>
    <w:pPr>
      <w:ind w:left="360" w:hanging="360"/>
      <w:contextualSpacing/>
    </w:pPr>
  </w:style>
  <w:style w:type="paragraph" w:styleId="List2">
    <w:name w:val="List 2"/>
    <w:basedOn w:val="Normal"/>
    <w:rsid w:val="00322470"/>
    <w:pPr>
      <w:ind w:left="720" w:hanging="360"/>
      <w:contextualSpacing/>
    </w:pPr>
  </w:style>
  <w:style w:type="character" w:styleId="FollowedHyperlink">
    <w:name w:val="FollowedHyperlink"/>
    <w:basedOn w:val="DefaultParagraphFont"/>
    <w:rsid w:val="00703D69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rsid w:val="00A6406D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40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6406D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A640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6406D"/>
    <w:rPr>
      <w:rFonts w:ascii="Arial" w:hAnsi="Arial"/>
      <w:b/>
      <w:bCs/>
    </w:rPr>
  </w:style>
  <w:style w:type="paragraph" w:customStyle="1" w:styleId="HeadingsinTables">
    <w:name w:val="Headings in Tables"/>
    <w:basedOn w:val="Normal"/>
    <w:rsid w:val="004B3680"/>
    <w:pPr>
      <w:keepNext/>
      <w:spacing w:before="60" w:after="60" w:line="240" w:lineRule="atLeast"/>
      <w:jc w:val="center"/>
    </w:pPr>
    <w:rPr>
      <w:b/>
      <w:sz w:val="20"/>
      <w:lang w:bidi="ar-SA"/>
    </w:rPr>
  </w:style>
  <w:style w:type="paragraph" w:customStyle="1" w:styleId="TextinTables">
    <w:name w:val="Text in Tables"/>
    <w:basedOn w:val="Normal"/>
    <w:rsid w:val="004B3680"/>
    <w:pPr>
      <w:spacing w:before="60" w:after="60" w:line="240" w:lineRule="atLeast"/>
    </w:pPr>
    <w:rPr>
      <w:sz w:val="20"/>
      <w:lang w:bidi="ar-SA"/>
    </w:rPr>
  </w:style>
  <w:style w:type="character" w:customStyle="1" w:styleId="Heading3Char">
    <w:name w:val="Heading 3 Char"/>
    <w:basedOn w:val="DefaultParagraphFont"/>
    <w:link w:val="Heading30"/>
    <w:semiHidden/>
    <w:rsid w:val="00E56F8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BodyTextIndent2">
    <w:name w:val="Body Text Indent 2"/>
    <w:basedOn w:val="Normal"/>
    <w:link w:val="BodyTextIndent2Char"/>
    <w:rsid w:val="00E56F80"/>
    <w:pPr>
      <w:spacing w:line="360" w:lineRule="auto"/>
      <w:ind w:left="1134"/>
      <w:jc w:val="both"/>
    </w:pPr>
    <w:rPr>
      <w:rFonts w:cs="Arial"/>
      <w:lang w:eastAsia="he-IL"/>
    </w:rPr>
  </w:style>
  <w:style w:type="character" w:customStyle="1" w:styleId="BodyTextIndent2Char">
    <w:name w:val="Body Text Indent 2 Char"/>
    <w:basedOn w:val="DefaultParagraphFont"/>
    <w:link w:val="BodyTextIndent2"/>
    <w:rsid w:val="00E56F80"/>
    <w:rPr>
      <w:rFonts w:ascii="Arial" w:hAnsi="Arial" w:cs="Arial"/>
      <w:sz w:val="24"/>
      <w:szCs w:val="24"/>
      <w:lang w:eastAsia="he-IL"/>
    </w:rPr>
  </w:style>
  <w:style w:type="paragraph" w:styleId="ListBullet">
    <w:name w:val="List Bullet"/>
    <w:basedOn w:val="Normal"/>
    <w:autoRedefine/>
    <w:rsid w:val="00FB4D86"/>
    <w:pPr>
      <w:numPr>
        <w:numId w:val="3"/>
      </w:numPr>
      <w:spacing w:line="360" w:lineRule="auto"/>
      <w:jc w:val="both"/>
    </w:pPr>
    <w:rPr>
      <w:rFonts w:cs="Arial"/>
      <w:lang w:eastAsia="he-IL"/>
    </w:rPr>
  </w:style>
  <w:style w:type="paragraph" w:styleId="PlainText">
    <w:name w:val="Plain Text"/>
    <w:basedOn w:val="Normal"/>
    <w:link w:val="PlainTextChar"/>
    <w:uiPriority w:val="99"/>
    <w:unhideWhenUsed/>
    <w:rsid w:val="00285954"/>
    <w:rPr>
      <w:rFonts w:ascii="Calibri" w:eastAsiaTheme="minorHAnsi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85954"/>
    <w:rPr>
      <w:rFonts w:ascii="Calibri" w:eastAsiaTheme="minorHAnsi" w:hAnsi="Calibri" w:cs="Consolas"/>
      <w:sz w:val="22"/>
      <w:szCs w:val="21"/>
    </w:rPr>
  </w:style>
  <w:style w:type="table" w:styleId="TableGrid8">
    <w:name w:val="Table Grid 8"/>
    <w:basedOn w:val="TableNormal"/>
    <w:rsid w:val="00E523FB"/>
    <w:pPr>
      <w:spacing w:line="360" w:lineRule="auto"/>
    </w:pPr>
    <w:rPr>
      <w:rFonts w:eastAsia="MS Minch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erChar">
    <w:name w:val="Header Char"/>
    <w:basedOn w:val="DefaultParagraphFont"/>
    <w:link w:val="Header"/>
    <w:rsid w:val="00E523FB"/>
    <w:rPr>
      <w:rFonts w:ascii="Arial" w:hAnsi="Arial"/>
      <w:sz w:val="24"/>
      <w:szCs w:val="24"/>
    </w:rPr>
  </w:style>
  <w:style w:type="paragraph" w:customStyle="1" w:styleId="StyleHeading11">
    <w:name w:val="Style Heading 11 +"/>
    <w:basedOn w:val="Heading11"/>
    <w:rsid w:val="00FD19B1"/>
    <w:pPr>
      <w:numPr>
        <w:numId w:val="7"/>
      </w:numPr>
      <w:bidi w:val="0"/>
    </w:pPr>
    <w:rPr>
      <w:rFonts w:eastAsia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51234"/>
    <w:rPr>
      <w:rFonts w:ascii="Verdana" w:eastAsia="MS Mincho" w:hAnsi="Verdana" w:cs="Verdana"/>
    </w:rPr>
  </w:style>
  <w:style w:type="paragraph" w:styleId="TOCHeading">
    <w:name w:val="TOC Heading"/>
    <w:basedOn w:val="Heading10"/>
    <w:next w:val="Normal"/>
    <w:uiPriority w:val="39"/>
    <w:semiHidden/>
    <w:unhideWhenUsed/>
    <w:qFormat/>
    <w:rsid w:val="00465F65"/>
    <w:pPr>
      <w:keepLines/>
      <w:bidi w:val="0"/>
      <w:spacing w:before="480" w:line="276" w:lineRule="auto"/>
      <w:ind w:left="0" w:firstLine="0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rsid w:val="00465F6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/>
    <w:lsdException w:name="Plai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896"/>
    <w:rPr>
      <w:rFonts w:ascii="Arial" w:hAnsi="Arial"/>
      <w:sz w:val="24"/>
      <w:szCs w:val="24"/>
    </w:rPr>
  </w:style>
  <w:style w:type="paragraph" w:styleId="Heading10">
    <w:name w:val="heading 1"/>
    <w:basedOn w:val="List"/>
    <w:next w:val="List2"/>
    <w:link w:val="Heading1Char"/>
    <w:qFormat/>
    <w:rsid w:val="005965FD"/>
    <w:pPr>
      <w:keepNext/>
      <w:bidi/>
      <w:spacing w:line="360" w:lineRule="auto"/>
      <w:outlineLvl w:val="0"/>
    </w:pPr>
    <w:rPr>
      <w:rFonts w:asciiTheme="minorHAnsi" w:eastAsia="MS Mincho" w:hAnsiTheme="minorHAnsi" w:cs="Verdana"/>
      <w:b/>
      <w:bCs/>
      <w:kern w:val="32"/>
      <w:sz w:val="22"/>
      <w:szCs w:val="36"/>
    </w:rPr>
  </w:style>
  <w:style w:type="paragraph" w:styleId="Heading20">
    <w:name w:val="heading 2"/>
    <w:basedOn w:val="Normal"/>
    <w:next w:val="Normal"/>
    <w:link w:val="Heading2Char"/>
    <w:semiHidden/>
    <w:unhideWhenUsed/>
    <w:qFormat/>
    <w:rsid w:val="00DF6F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0">
    <w:name w:val="heading 3"/>
    <w:basedOn w:val="Normal"/>
    <w:next w:val="Normal"/>
    <w:link w:val="Heading3Char"/>
    <w:semiHidden/>
    <w:unhideWhenUsed/>
    <w:qFormat/>
    <w:rsid w:val="00E56F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0">
    <w:name w:val="heading 4"/>
    <w:basedOn w:val="Normal"/>
    <w:next w:val="Normal"/>
    <w:link w:val="Heading4Char"/>
    <w:qFormat/>
    <w:rsid w:val="00DF6FCB"/>
    <w:pPr>
      <w:keepNext/>
      <w:numPr>
        <w:ilvl w:val="4"/>
        <w:numId w:val="1"/>
      </w:numPr>
      <w:tabs>
        <w:tab w:val="clear" w:pos="3240"/>
        <w:tab w:val="num" w:pos="2520"/>
      </w:tabs>
      <w:bidi/>
      <w:spacing w:before="240" w:after="60" w:line="360" w:lineRule="auto"/>
      <w:ind w:left="2232"/>
      <w:outlineLvl w:val="3"/>
    </w:pPr>
    <w:rPr>
      <w:rFonts w:ascii="Verdana" w:eastAsia="MS Mincho" w:hAnsi="Verdana" w:cs="Verdana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DF6FCB"/>
    <w:pPr>
      <w:spacing w:before="240" w:after="60" w:line="360" w:lineRule="auto"/>
      <w:jc w:val="both"/>
      <w:outlineLvl w:val="5"/>
    </w:pPr>
    <w:rPr>
      <w:rFonts w:ascii="Times New Roman" w:hAnsi="Times New Roman"/>
      <w:b/>
      <w:bCs/>
      <w:sz w:val="22"/>
      <w:szCs w:val="22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D20D3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20D35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sid w:val="00C94109"/>
    <w:rPr>
      <w:color w:val="0000FF"/>
      <w:u w:val="single"/>
    </w:rPr>
  </w:style>
  <w:style w:type="paragraph" w:styleId="BalloonText">
    <w:name w:val="Balloon Text"/>
    <w:basedOn w:val="Normal"/>
    <w:semiHidden/>
    <w:rsid w:val="006E3BA1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97586"/>
    <w:pPr>
      <w:bidi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8F58E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0"/>
    <w:rsid w:val="00322470"/>
    <w:rPr>
      <w:rFonts w:asciiTheme="minorHAnsi" w:eastAsia="MS Mincho" w:hAnsiTheme="minorHAnsi" w:cs="Verdana"/>
      <w:b/>
      <w:bCs/>
      <w:kern w:val="32"/>
      <w:sz w:val="22"/>
      <w:szCs w:val="36"/>
    </w:rPr>
  </w:style>
  <w:style w:type="paragraph" w:customStyle="1" w:styleId="StyleVerdanaLeft">
    <w:name w:val="Style Verdana Left"/>
    <w:basedOn w:val="Normal"/>
    <w:rsid w:val="00630BA7"/>
    <w:pPr>
      <w:spacing w:line="360" w:lineRule="auto"/>
    </w:pPr>
    <w:rPr>
      <w:rFonts w:ascii="Verdana" w:hAnsi="Verdana" w:cs="Verdana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630BA7"/>
    <w:pPr>
      <w:bidi/>
      <w:spacing w:line="360" w:lineRule="auto"/>
      <w:ind w:left="720"/>
      <w:contextualSpacing/>
      <w:jc w:val="both"/>
    </w:pPr>
    <w:rPr>
      <w:rFonts w:ascii="Verdana" w:eastAsia="MS Mincho" w:hAnsi="Verdana" w:cs="Verdana"/>
      <w:sz w:val="20"/>
      <w:szCs w:val="20"/>
    </w:rPr>
  </w:style>
  <w:style w:type="paragraph" w:customStyle="1" w:styleId="StyleVerdanaLefthead1">
    <w:name w:val="Style Verdana Left head 1"/>
    <w:basedOn w:val="Normal"/>
    <w:uiPriority w:val="99"/>
    <w:rsid w:val="00D23A9E"/>
    <w:pPr>
      <w:ind w:left="567"/>
    </w:pPr>
    <w:rPr>
      <w:rFonts w:ascii="Verdana" w:hAnsi="Verdana" w:cs="Verdana"/>
      <w:sz w:val="20"/>
      <w:szCs w:val="20"/>
      <w:lang w:eastAsia="he-IL"/>
    </w:rPr>
  </w:style>
  <w:style w:type="character" w:styleId="Strong">
    <w:name w:val="Strong"/>
    <w:basedOn w:val="DefaultParagraphFont"/>
    <w:qFormat/>
    <w:rsid w:val="00E70DB0"/>
    <w:rPr>
      <w:b/>
      <w:bCs/>
    </w:rPr>
  </w:style>
  <w:style w:type="character" w:customStyle="1" w:styleId="Heading4Char">
    <w:name w:val="Heading 4 Char"/>
    <w:basedOn w:val="DefaultParagraphFont"/>
    <w:link w:val="Heading40"/>
    <w:rsid w:val="00DF6FCB"/>
    <w:rPr>
      <w:rFonts w:ascii="Verdana" w:eastAsia="MS Mincho" w:hAnsi="Verdana" w:cs="Verdana"/>
      <w:b/>
      <w:bCs/>
      <w:sz w:val="28"/>
      <w:szCs w:val="28"/>
    </w:rPr>
  </w:style>
  <w:style w:type="paragraph" w:customStyle="1" w:styleId="Heading1">
    <w:name w:val="Heading1"/>
    <w:basedOn w:val="Heading20"/>
    <w:uiPriority w:val="99"/>
    <w:rsid w:val="00DF6FCB"/>
    <w:pPr>
      <w:keepLines w:val="0"/>
      <w:numPr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36"/>
      <w:szCs w:val="36"/>
    </w:rPr>
  </w:style>
  <w:style w:type="paragraph" w:customStyle="1" w:styleId="Heading2">
    <w:name w:val="Heading2"/>
    <w:basedOn w:val="Heading20"/>
    <w:uiPriority w:val="99"/>
    <w:rsid w:val="00DF6FCB"/>
    <w:pPr>
      <w:keepLines w:val="0"/>
      <w:numPr>
        <w:ilvl w:val="1"/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32"/>
      <w:szCs w:val="32"/>
    </w:rPr>
  </w:style>
  <w:style w:type="paragraph" w:customStyle="1" w:styleId="Heading3">
    <w:name w:val="Heading3"/>
    <w:basedOn w:val="Heading20"/>
    <w:uiPriority w:val="99"/>
    <w:rsid w:val="00DF6FCB"/>
    <w:pPr>
      <w:keepLines w:val="0"/>
      <w:numPr>
        <w:ilvl w:val="2"/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28"/>
      <w:szCs w:val="28"/>
    </w:rPr>
  </w:style>
  <w:style w:type="paragraph" w:customStyle="1" w:styleId="Heading4">
    <w:name w:val="Heading4"/>
    <w:basedOn w:val="Heading20"/>
    <w:uiPriority w:val="99"/>
    <w:rsid w:val="00DF6FCB"/>
    <w:pPr>
      <w:keepLines w:val="0"/>
      <w:numPr>
        <w:ilvl w:val="3"/>
        <w:numId w:val="1"/>
      </w:numPr>
      <w:spacing w:before="240" w:after="60" w:line="360" w:lineRule="auto"/>
      <w:ind w:right="360"/>
    </w:pPr>
    <w:rPr>
      <w:rFonts w:ascii="Verdana" w:eastAsia="MS Mincho" w:hAnsi="Verdana" w:cs="Verdana"/>
      <w:color w:val="auto"/>
      <w:sz w:val="24"/>
      <w:szCs w:val="24"/>
    </w:rPr>
  </w:style>
  <w:style w:type="paragraph" w:customStyle="1" w:styleId="StyleForLevel5">
    <w:name w:val="StyleForLevel5"/>
    <w:basedOn w:val="Heading40"/>
    <w:uiPriority w:val="99"/>
    <w:rsid w:val="00DF6FCB"/>
    <w:pPr>
      <w:numPr>
        <w:ilvl w:val="5"/>
      </w:numPr>
      <w:bidi w:val="0"/>
    </w:pPr>
    <w:rPr>
      <w:sz w:val="22"/>
      <w:szCs w:val="22"/>
    </w:rPr>
  </w:style>
  <w:style w:type="character" w:customStyle="1" w:styleId="Heading2Char">
    <w:name w:val="Heading 2 Char"/>
    <w:basedOn w:val="DefaultParagraphFont"/>
    <w:link w:val="Heading20"/>
    <w:semiHidden/>
    <w:rsid w:val="00DF6F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F6FCB"/>
    <w:rPr>
      <w:b/>
      <w:bCs/>
      <w:sz w:val="22"/>
      <w:szCs w:val="22"/>
      <w:lang w:eastAsia="he-IL"/>
    </w:rPr>
  </w:style>
  <w:style w:type="paragraph" w:styleId="DocumentMap">
    <w:name w:val="Document Map"/>
    <w:basedOn w:val="Normal"/>
    <w:link w:val="DocumentMapChar"/>
    <w:rsid w:val="005D285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D285E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rsid w:val="002D5141"/>
    <w:rPr>
      <w:rFonts w:asciiTheme="minorHAnsi" w:hAnsiTheme="minorHAnsi"/>
      <w:iCs/>
      <w:sz w:val="22"/>
    </w:rPr>
  </w:style>
  <w:style w:type="character" w:styleId="SubtleEmphasis">
    <w:name w:val="Subtle Emphasis"/>
    <w:basedOn w:val="DefaultParagraphFont"/>
    <w:uiPriority w:val="19"/>
    <w:qFormat/>
    <w:rsid w:val="00D4602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46028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D4602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46028"/>
    <w:rPr>
      <w:rFonts w:ascii="Arial" w:hAnsi="Arial"/>
      <w:i/>
      <w:iCs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602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6028"/>
    <w:rPr>
      <w:rFonts w:ascii="Arial" w:hAnsi="Arial"/>
      <w:b/>
      <w:bCs/>
      <w:i/>
      <w:iCs/>
      <w:color w:val="4F81BD" w:themeColor="accent1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D46028"/>
    <w:rPr>
      <w:b/>
      <w:bCs/>
      <w:smallCaps/>
      <w:spacing w:val="5"/>
    </w:rPr>
  </w:style>
  <w:style w:type="paragraph" w:styleId="Title">
    <w:name w:val="Title"/>
    <w:basedOn w:val="Normal"/>
    <w:next w:val="Normal"/>
    <w:link w:val="TitleChar"/>
    <w:qFormat/>
    <w:rsid w:val="005965F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5965F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Heading11">
    <w:name w:val="Heading 11"/>
    <w:basedOn w:val="Normal"/>
    <w:next w:val="Normal"/>
    <w:qFormat/>
    <w:rsid w:val="005965FD"/>
    <w:pPr>
      <w:keepNext/>
      <w:bidi/>
      <w:spacing w:line="360" w:lineRule="auto"/>
      <w:outlineLvl w:val="0"/>
    </w:pPr>
    <w:rPr>
      <w:rFonts w:asciiTheme="minorHAnsi" w:eastAsia="MS Mincho" w:hAnsiTheme="minorHAnsi" w:cs="Verdana"/>
      <w:b/>
      <w:bCs/>
      <w:kern w:val="32"/>
      <w:sz w:val="22"/>
      <w:szCs w:val="36"/>
    </w:rPr>
  </w:style>
  <w:style w:type="paragraph" w:styleId="ListNumber">
    <w:name w:val="List Number"/>
    <w:basedOn w:val="Normal"/>
    <w:rsid w:val="005965FD"/>
    <w:pPr>
      <w:numPr>
        <w:numId w:val="2"/>
      </w:numPr>
      <w:contextualSpacing/>
    </w:pPr>
  </w:style>
  <w:style w:type="paragraph" w:styleId="List">
    <w:name w:val="List"/>
    <w:basedOn w:val="Normal"/>
    <w:rsid w:val="00322470"/>
    <w:pPr>
      <w:ind w:left="360" w:hanging="360"/>
      <w:contextualSpacing/>
    </w:pPr>
  </w:style>
  <w:style w:type="paragraph" w:styleId="List2">
    <w:name w:val="List 2"/>
    <w:basedOn w:val="Normal"/>
    <w:rsid w:val="00322470"/>
    <w:pPr>
      <w:ind w:left="720" w:hanging="360"/>
      <w:contextualSpacing/>
    </w:pPr>
  </w:style>
  <w:style w:type="character" w:styleId="FollowedHyperlink">
    <w:name w:val="FollowedHyperlink"/>
    <w:basedOn w:val="DefaultParagraphFont"/>
    <w:rsid w:val="00703D69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rsid w:val="00A6406D"/>
    <w:rPr>
      <w:sz w:val="16"/>
      <w:szCs w:val="16"/>
    </w:rPr>
  </w:style>
  <w:style w:type="paragraph" w:styleId="CommentText">
    <w:name w:val="annotation text"/>
    <w:basedOn w:val="Normal"/>
    <w:link w:val="CommentTextChar"/>
    <w:rsid w:val="00A640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A6406D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rsid w:val="00A640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6406D"/>
    <w:rPr>
      <w:rFonts w:ascii="Arial" w:hAnsi="Arial"/>
      <w:b/>
      <w:bCs/>
    </w:rPr>
  </w:style>
  <w:style w:type="paragraph" w:customStyle="1" w:styleId="HeadingsinTables">
    <w:name w:val="Headings in Tables"/>
    <w:basedOn w:val="Normal"/>
    <w:rsid w:val="004B3680"/>
    <w:pPr>
      <w:keepNext/>
      <w:spacing w:before="60" w:after="60" w:line="240" w:lineRule="atLeast"/>
      <w:jc w:val="center"/>
    </w:pPr>
    <w:rPr>
      <w:b/>
      <w:sz w:val="20"/>
      <w:lang w:bidi="ar-SA"/>
    </w:rPr>
  </w:style>
  <w:style w:type="paragraph" w:customStyle="1" w:styleId="TextinTables">
    <w:name w:val="Text in Tables"/>
    <w:basedOn w:val="Normal"/>
    <w:rsid w:val="004B3680"/>
    <w:pPr>
      <w:spacing w:before="60" w:after="60" w:line="240" w:lineRule="atLeast"/>
    </w:pPr>
    <w:rPr>
      <w:sz w:val="20"/>
      <w:lang w:bidi="ar-SA"/>
    </w:rPr>
  </w:style>
  <w:style w:type="character" w:customStyle="1" w:styleId="Heading3Char">
    <w:name w:val="Heading 3 Char"/>
    <w:basedOn w:val="DefaultParagraphFont"/>
    <w:link w:val="Heading30"/>
    <w:semiHidden/>
    <w:rsid w:val="00E56F8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BodyTextIndent2">
    <w:name w:val="Body Text Indent 2"/>
    <w:basedOn w:val="Normal"/>
    <w:link w:val="BodyTextIndent2Char"/>
    <w:rsid w:val="00E56F80"/>
    <w:pPr>
      <w:spacing w:line="360" w:lineRule="auto"/>
      <w:ind w:left="1134"/>
      <w:jc w:val="both"/>
    </w:pPr>
    <w:rPr>
      <w:rFonts w:cs="Arial"/>
      <w:lang w:eastAsia="he-IL"/>
    </w:rPr>
  </w:style>
  <w:style w:type="character" w:customStyle="1" w:styleId="BodyTextIndent2Char">
    <w:name w:val="Body Text Indent 2 Char"/>
    <w:basedOn w:val="DefaultParagraphFont"/>
    <w:link w:val="BodyTextIndent2"/>
    <w:rsid w:val="00E56F80"/>
    <w:rPr>
      <w:rFonts w:ascii="Arial" w:hAnsi="Arial" w:cs="Arial"/>
      <w:sz w:val="24"/>
      <w:szCs w:val="24"/>
      <w:lang w:eastAsia="he-IL"/>
    </w:rPr>
  </w:style>
  <w:style w:type="paragraph" w:styleId="ListBullet">
    <w:name w:val="List Bullet"/>
    <w:basedOn w:val="Normal"/>
    <w:autoRedefine/>
    <w:rsid w:val="00FB4D86"/>
    <w:pPr>
      <w:numPr>
        <w:numId w:val="3"/>
      </w:numPr>
      <w:spacing w:line="360" w:lineRule="auto"/>
      <w:jc w:val="both"/>
    </w:pPr>
    <w:rPr>
      <w:rFonts w:cs="Arial"/>
      <w:lang w:eastAsia="he-IL"/>
    </w:rPr>
  </w:style>
  <w:style w:type="paragraph" w:styleId="PlainText">
    <w:name w:val="Plain Text"/>
    <w:basedOn w:val="Normal"/>
    <w:link w:val="PlainTextChar"/>
    <w:uiPriority w:val="99"/>
    <w:unhideWhenUsed/>
    <w:rsid w:val="00285954"/>
    <w:rPr>
      <w:rFonts w:ascii="Calibri" w:eastAsiaTheme="minorHAnsi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85954"/>
    <w:rPr>
      <w:rFonts w:ascii="Calibri" w:eastAsiaTheme="minorHAnsi" w:hAnsi="Calibri" w:cs="Consolas"/>
      <w:sz w:val="22"/>
      <w:szCs w:val="21"/>
    </w:rPr>
  </w:style>
  <w:style w:type="table" w:styleId="TableGrid8">
    <w:name w:val="Table Grid 8"/>
    <w:basedOn w:val="TableNormal"/>
    <w:rsid w:val="00E523FB"/>
    <w:pPr>
      <w:spacing w:line="360" w:lineRule="auto"/>
    </w:pPr>
    <w:rPr>
      <w:rFonts w:eastAsia="MS Minch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erChar">
    <w:name w:val="Header Char"/>
    <w:basedOn w:val="DefaultParagraphFont"/>
    <w:link w:val="Header"/>
    <w:rsid w:val="00E523FB"/>
    <w:rPr>
      <w:rFonts w:ascii="Arial" w:hAnsi="Arial"/>
      <w:sz w:val="24"/>
      <w:szCs w:val="24"/>
    </w:rPr>
  </w:style>
  <w:style w:type="paragraph" w:customStyle="1" w:styleId="StyleHeading11">
    <w:name w:val="Style Heading 11 +"/>
    <w:basedOn w:val="Heading11"/>
    <w:rsid w:val="00FD19B1"/>
    <w:pPr>
      <w:numPr>
        <w:numId w:val="7"/>
      </w:numPr>
      <w:bidi w:val="0"/>
    </w:pPr>
    <w:rPr>
      <w:rFonts w:eastAsia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51234"/>
    <w:rPr>
      <w:rFonts w:ascii="Verdana" w:eastAsia="MS Mincho" w:hAnsi="Verdana" w:cs="Verdana"/>
    </w:rPr>
  </w:style>
  <w:style w:type="paragraph" w:styleId="TOCHeading">
    <w:name w:val="TOC Heading"/>
    <w:basedOn w:val="Heading10"/>
    <w:next w:val="Normal"/>
    <w:uiPriority w:val="39"/>
    <w:semiHidden/>
    <w:unhideWhenUsed/>
    <w:qFormat/>
    <w:rsid w:val="00465F65"/>
    <w:pPr>
      <w:keepLines/>
      <w:bidi w:val="0"/>
      <w:spacing w:before="480" w:line="276" w:lineRule="auto"/>
      <w:ind w:left="0" w:firstLine="0"/>
      <w:contextualSpacing w:val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rsid w:val="00465F6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hyperlink" Target="http://10.20.40.158/GGPMockBootstrapper/publish.htm" TargetMode="External"/><Relationship Id="rId42" Type="http://schemas.openxmlformats.org/officeDocument/2006/relationships/image" Target="cid:image003.png@01D10744.86495B20" TargetMode="External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image" Target="cid:image006.png@01D10745.5F629890" TargetMode="External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0.png"/><Relationship Id="rId48" Type="http://schemas.openxmlformats.org/officeDocument/2006/relationships/image" Target="cid:image007.png@01D10745.5F629890" TargetMode="External"/><Relationship Id="rId56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192.118.64.79/GGPMockBootstrapper/publish.htm" TargetMode="External"/><Relationship Id="rId38" Type="http://schemas.openxmlformats.org/officeDocument/2006/relationships/image" Target="cid:image002.png@01D10743.5C5124C0" TargetMode="External"/><Relationship Id="rId46" Type="http://schemas.openxmlformats.org/officeDocument/2006/relationships/image" Target="cid:image005.png@01D10744.86495B20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id:image001.png@01D10743.0A264AE0" TargetMode="External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cid:image004.png@01D10744.86495B20" TargetMode="External"/><Relationship Id="rId5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jpeg"/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int\other\Internal%20branding\print\word%20files\888holdings_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8D23BD-A593-4A3F-9430-8C44CF6B7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888holdings_doc.dot</Template>
  <TotalTime>6865</TotalTime>
  <Pages>18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Text start here…</vt:lpstr>
    </vt:vector>
  </TitlesOfParts>
  <Company>random-logic</Company>
  <LinksUpToDate>false</LinksUpToDate>
  <CharactersWithSpaces>5863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Text start here…</dc:title>
  <dc:creator>liata</dc:creator>
  <cp:lastModifiedBy>Florin Iacob</cp:lastModifiedBy>
  <cp:revision>19</cp:revision>
  <cp:lastPrinted>2006-08-03T14:42:00Z</cp:lastPrinted>
  <dcterms:created xsi:type="dcterms:W3CDTF">2015-09-24T13:24:00Z</dcterms:created>
  <dcterms:modified xsi:type="dcterms:W3CDTF">2015-10-15T09:48:00Z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PSDescription">
    <vt:lpwstr/>
  </property>
  <property fmtid="{D5CDD505-2E9C-101B-9397-08002B2CF9AE}" pid="3" name="Owner">
    <vt:lpwstr/>
  </property>
  <property fmtid="{D5CDD505-2E9C-101B-9397-08002B2CF9AE}" pid="4" name="Status">
    <vt:lpwstr/>
  </property>
</Properties>
</file>